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DFA26B" w14:textId="77777777" w:rsidR="002D1F22" w:rsidRDefault="008C4B8E">
      <w:pPr>
        <w:jc w:val="center"/>
      </w:pPr>
      <w:r>
        <w:rPr>
          <w:noProof/>
        </w:rPr>
        <w:drawing>
          <wp:anchor distT="0" distB="0" distL="0" distR="2540" simplePos="0" relativeHeight="34" behindDoc="0" locked="0" layoutInCell="1" allowOverlap="1" wp14:anchorId="4709DCE4" wp14:editId="606BE859">
            <wp:simplePos x="0" y="0"/>
            <wp:positionH relativeFrom="margin">
              <wp:align>center</wp:align>
            </wp:positionH>
            <wp:positionV relativeFrom="paragraph">
              <wp:posOffset>95250</wp:posOffset>
            </wp:positionV>
            <wp:extent cx="3064510" cy="1170305"/>
            <wp:effectExtent l="0" t="0" r="0" b="0"/>
            <wp:wrapTopAndBottom/>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8"/>
                    <a:stretch>
                      <a:fillRect/>
                    </a:stretch>
                  </pic:blipFill>
                  <pic:spPr bwMode="auto">
                    <a:xfrm>
                      <a:off x="0" y="0"/>
                      <a:ext cx="3064510" cy="1170305"/>
                    </a:xfrm>
                    <a:prstGeom prst="rect">
                      <a:avLst/>
                    </a:prstGeom>
                  </pic:spPr>
                </pic:pic>
              </a:graphicData>
            </a:graphic>
          </wp:anchor>
        </w:drawing>
      </w:r>
    </w:p>
    <w:p w14:paraId="35668723" w14:textId="77777777" w:rsidR="002D1F22" w:rsidRDefault="002D1F22"/>
    <w:p w14:paraId="395B2042" w14:textId="77777777" w:rsidR="002D1F22" w:rsidRDefault="008C4B8E">
      <w:pPr>
        <w:jc w:val="center"/>
      </w:pPr>
      <w:r>
        <w:rPr>
          <w:b/>
          <w:bCs/>
          <w:sz w:val="36"/>
          <w:szCs w:val="36"/>
        </w:rPr>
        <w:fldChar w:fldCharType="begin"/>
      </w:r>
      <w:r>
        <w:rPr>
          <w:b/>
          <w:bCs/>
          <w:sz w:val="36"/>
          <w:szCs w:val="36"/>
        </w:rPr>
        <w:instrText>TITLE</w:instrText>
      </w:r>
      <w:r>
        <w:rPr>
          <w:b/>
          <w:bCs/>
          <w:sz w:val="36"/>
          <w:szCs w:val="36"/>
        </w:rPr>
        <w:fldChar w:fldCharType="separate"/>
      </w:r>
      <w:r>
        <w:rPr>
          <w:b/>
          <w:bCs/>
          <w:sz w:val="36"/>
          <w:szCs w:val="36"/>
        </w:rPr>
        <w:t>AVS-4000 User Manual</w:t>
      </w:r>
      <w:r>
        <w:rPr>
          <w:b/>
          <w:bCs/>
          <w:sz w:val="36"/>
          <w:szCs w:val="36"/>
        </w:rPr>
        <w:fldChar w:fldCharType="end"/>
      </w:r>
    </w:p>
    <w:p w14:paraId="77F155F2" w14:textId="77777777" w:rsidR="002D1F22" w:rsidRDefault="008C4B8E">
      <w:pPr>
        <w:jc w:val="center"/>
      </w:pPr>
      <w:r>
        <w:rPr>
          <w:b/>
          <w:bCs/>
        </w:rPr>
        <w:t xml:space="preserve">Date:  </w:t>
      </w:r>
      <w:r>
        <w:rPr>
          <w:b/>
          <w:bCs/>
        </w:rPr>
        <w:tab/>
      </w:r>
      <w:r>
        <w:rPr>
          <w:b/>
          <w:bCs/>
        </w:rPr>
        <w:fldChar w:fldCharType="begin"/>
      </w:r>
      <w:r>
        <w:rPr>
          <w:b/>
          <w:bCs/>
        </w:rPr>
        <w:instrText>DOCPROPERTY "RevDate"</w:instrText>
      </w:r>
      <w:r>
        <w:rPr>
          <w:b/>
          <w:bCs/>
        </w:rPr>
        <w:fldChar w:fldCharType="separate"/>
      </w:r>
      <w:r>
        <w:rPr>
          <w:b/>
          <w:bCs/>
        </w:rPr>
        <w:t>02/10/20</w:t>
      </w:r>
      <w:r>
        <w:rPr>
          <w:b/>
          <w:bCs/>
        </w:rPr>
        <w:fldChar w:fldCharType="end"/>
      </w:r>
    </w:p>
    <w:p w14:paraId="007B1A2E" w14:textId="77777777" w:rsidR="002D1F22" w:rsidRDefault="008C4B8E">
      <w:pPr>
        <w:jc w:val="center"/>
      </w:pPr>
      <w:r>
        <w:rPr>
          <w:b/>
          <w:bCs/>
        </w:rPr>
        <w:t xml:space="preserve">Revision </w:t>
      </w:r>
      <w:r>
        <w:rPr>
          <w:b/>
          <w:bCs/>
        </w:rPr>
        <w:fldChar w:fldCharType="begin"/>
      </w:r>
      <w:r>
        <w:rPr>
          <w:b/>
          <w:bCs/>
        </w:rPr>
        <w:instrText>DOCPROPERTY "Revision"</w:instrText>
      </w:r>
      <w:r>
        <w:rPr>
          <w:b/>
          <w:bCs/>
        </w:rPr>
        <w:fldChar w:fldCharType="separate"/>
      </w:r>
      <w:r>
        <w:rPr>
          <w:b/>
          <w:bCs/>
        </w:rPr>
        <w:t>0</w:t>
      </w:r>
      <w:r>
        <w:rPr>
          <w:b/>
          <w:bCs/>
        </w:rPr>
        <w:fldChar w:fldCharType="end"/>
      </w:r>
    </w:p>
    <w:p w14:paraId="0DA81488" w14:textId="77777777" w:rsidR="002D1F22" w:rsidRDefault="002D1F22">
      <w:pPr>
        <w:jc w:val="center"/>
        <w:rPr>
          <w:b/>
          <w:bCs/>
        </w:rPr>
      </w:pPr>
    </w:p>
    <w:p w14:paraId="04285344" w14:textId="77777777" w:rsidR="002D1F22" w:rsidRDefault="002D1F22">
      <w:pPr>
        <w:jc w:val="center"/>
        <w:rPr>
          <w:b/>
          <w:bCs/>
        </w:rPr>
      </w:pPr>
    </w:p>
    <w:p w14:paraId="1A0F1CFA" w14:textId="77777777" w:rsidR="002D1F22" w:rsidRDefault="002D1F22">
      <w:pPr>
        <w:jc w:val="center"/>
        <w:rPr>
          <w:b/>
          <w:bCs/>
        </w:rPr>
      </w:pPr>
    </w:p>
    <w:p w14:paraId="50D766AB" w14:textId="77777777" w:rsidR="002D1F22" w:rsidRDefault="002D1F22">
      <w:pPr>
        <w:jc w:val="center"/>
        <w:rPr>
          <w:b/>
          <w:bCs/>
        </w:rPr>
      </w:pPr>
    </w:p>
    <w:p w14:paraId="728A8705" w14:textId="77777777" w:rsidR="002D1F22" w:rsidRDefault="002D1F22">
      <w:pPr>
        <w:jc w:val="center"/>
        <w:rPr>
          <w:b/>
          <w:bCs/>
        </w:rPr>
      </w:pPr>
    </w:p>
    <w:p w14:paraId="476ACBB1" w14:textId="77777777" w:rsidR="002D1F22" w:rsidRDefault="002D1F22">
      <w:pPr>
        <w:jc w:val="center"/>
        <w:rPr>
          <w:b/>
          <w:bCs/>
        </w:rPr>
      </w:pPr>
    </w:p>
    <w:p w14:paraId="67152F52" w14:textId="77777777" w:rsidR="002D1F22" w:rsidRDefault="002D1F22">
      <w:pPr>
        <w:jc w:val="center"/>
        <w:rPr>
          <w:b/>
          <w:bCs/>
        </w:rPr>
      </w:pPr>
    </w:p>
    <w:p w14:paraId="32C55DD1" w14:textId="77777777" w:rsidR="002D1F22" w:rsidRDefault="002D1F22">
      <w:pPr>
        <w:jc w:val="center"/>
        <w:rPr>
          <w:b/>
          <w:bCs/>
        </w:rPr>
      </w:pPr>
    </w:p>
    <w:p w14:paraId="58ACEC86" w14:textId="77777777" w:rsidR="002D1F22" w:rsidRDefault="002D1F22">
      <w:pPr>
        <w:jc w:val="center"/>
        <w:rPr>
          <w:b/>
          <w:bCs/>
        </w:rPr>
      </w:pPr>
    </w:p>
    <w:p w14:paraId="7CFAA319" w14:textId="77777777" w:rsidR="002D1F22" w:rsidRDefault="008C4B8E">
      <w:pPr>
        <w:jc w:val="center"/>
        <w:rPr>
          <w:b/>
          <w:bCs/>
        </w:rPr>
      </w:pPr>
      <w:r>
        <w:rPr>
          <w:noProof/>
        </w:rPr>
        <w:drawing>
          <wp:inline distT="0" distB="0" distL="0" distR="0" wp14:anchorId="26BD9026" wp14:editId="514FD845">
            <wp:extent cx="3065145" cy="2701925"/>
            <wp:effectExtent l="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pic:cNvPicPr>
                      <a:picLocks noChangeAspect="1" noChangeArrowheads="1"/>
                    </pic:cNvPicPr>
                  </pic:nvPicPr>
                  <pic:blipFill>
                    <a:blip r:embed="rId9"/>
                    <a:stretch>
                      <a:fillRect/>
                    </a:stretch>
                  </pic:blipFill>
                  <pic:spPr bwMode="auto">
                    <a:xfrm>
                      <a:off x="0" y="0"/>
                      <a:ext cx="3065145" cy="2701925"/>
                    </a:xfrm>
                    <a:prstGeom prst="rect">
                      <a:avLst/>
                    </a:prstGeom>
                  </pic:spPr>
                </pic:pic>
              </a:graphicData>
            </a:graphic>
          </wp:inline>
        </w:drawing>
      </w:r>
    </w:p>
    <w:p w14:paraId="364FEECB" w14:textId="77777777" w:rsidR="002D1F22" w:rsidRDefault="002D1F22">
      <w:pPr>
        <w:pStyle w:val="BodyText"/>
        <w:rPr>
          <w:sz w:val="16"/>
          <w:lang w:val="en"/>
        </w:rPr>
      </w:pPr>
    </w:p>
    <w:p w14:paraId="3388AD33" w14:textId="77777777" w:rsidR="002D1F22" w:rsidRDefault="008C4B8E">
      <w:pPr>
        <w:pStyle w:val="BodyText"/>
        <w:rPr>
          <w:sz w:val="16"/>
          <w:lang w:val="en"/>
        </w:rPr>
      </w:pPr>
      <w:r>
        <w:br w:type="page"/>
      </w:r>
    </w:p>
    <w:p w14:paraId="1D6953FF" w14:textId="77777777" w:rsidR="002D1F22" w:rsidRDefault="008C4B8E">
      <w:pPr>
        <w:pStyle w:val="TOAHeading1"/>
      </w:pPr>
      <w:r>
        <w:lastRenderedPageBreak/>
        <w:t>Revision History</w:t>
      </w:r>
    </w:p>
    <w:p w14:paraId="6CC828A3" w14:textId="77777777" w:rsidR="002D1F22" w:rsidRDefault="002D1F22"/>
    <w:tbl>
      <w:tblPr>
        <w:tblStyle w:val="TableGrid"/>
        <w:tblW w:w="9962" w:type="dxa"/>
        <w:tblLook w:val="04A0" w:firstRow="1" w:lastRow="0" w:firstColumn="1" w:lastColumn="0" w:noHBand="0" w:noVBand="1"/>
      </w:tblPr>
      <w:tblGrid>
        <w:gridCol w:w="1097"/>
        <w:gridCol w:w="1196"/>
        <w:gridCol w:w="1323"/>
        <w:gridCol w:w="6346"/>
      </w:tblGrid>
      <w:tr w:rsidR="002D1F22" w14:paraId="4B492979" w14:textId="77777777">
        <w:tc>
          <w:tcPr>
            <w:tcW w:w="1091" w:type="dxa"/>
            <w:shd w:val="clear" w:color="auto" w:fill="B4C6E7" w:themeFill="accent1" w:themeFillTint="66"/>
          </w:tcPr>
          <w:p w14:paraId="55CBEE99" w14:textId="77777777" w:rsidR="002D1F22" w:rsidRDefault="008C4B8E">
            <w:pPr>
              <w:rPr>
                <w:b/>
                <w:bCs/>
              </w:rPr>
            </w:pPr>
            <w:r>
              <w:rPr>
                <w:b/>
                <w:bCs/>
              </w:rPr>
              <w:t>Revision</w:t>
            </w:r>
          </w:p>
        </w:tc>
        <w:tc>
          <w:tcPr>
            <w:tcW w:w="1196" w:type="dxa"/>
            <w:shd w:val="clear" w:color="auto" w:fill="B4C6E7" w:themeFill="accent1" w:themeFillTint="66"/>
          </w:tcPr>
          <w:p w14:paraId="0B8D4751" w14:textId="77777777" w:rsidR="002D1F22" w:rsidRDefault="008C4B8E">
            <w:pPr>
              <w:rPr>
                <w:b/>
                <w:bCs/>
              </w:rPr>
            </w:pPr>
            <w:r>
              <w:rPr>
                <w:b/>
                <w:bCs/>
              </w:rPr>
              <w:t>Date</w:t>
            </w:r>
          </w:p>
        </w:tc>
        <w:tc>
          <w:tcPr>
            <w:tcW w:w="1323" w:type="dxa"/>
            <w:shd w:val="clear" w:color="auto" w:fill="B4C6E7" w:themeFill="accent1" w:themeFillTint="66"/>
          </w:tcPr>
          <w:p w14:paraId="45F598D6" w14:textId="77777777" w:rsidR="002D1F22" w:rsidRDefault="008C4B8E">
            <w:pPr>
              <w:rPr>
                <w:b/>
                <w:bCs/>
              </w:rPr>
            </w:pPr>
            <w:r>
              <w:rPr>
                <w:b/>
                <w:bCs/>
              </w:rPr>
              <w:t>Author</w:t>
            </w:r>
          </w:p>
        </w:tc>
        <w:tc>
          <w:tcPr>
            <w:tcW w:w="6351" w:type="dxa"/>
            <w:shd w:val="clear" w:color="auto" w:fill="B4C6E7" w:themeFill="accent1" w:themeFillTint="66"/>
          </w:tcPr>
          <w:p w14:paraId="79F51C3C" w14:textId="77777777" w:rsidR="002D1F22" w:rsidRDefault="008C4B8E">
            <w:pPr>
              <w:rPr>
                <w:b/>
                <w:bCs/>
              </w:rPr>
            </w:pPr>
            <w:r>
              <w:rPr>
                <w:b/>
                <w:bCs/>
              </w:rPr>
              <w:t>Description</w:t>
            </w:r>
          </w:p>
        </w:tc>
      </w:tr>
      <w:tr w:rsidR="002D1F22" w14:paraId="5C2402A8" w14:textId="77777777">
        <w:tc>
          <w:tcPr>
            <w:tcW w:w="1091" w:type="dxa"/>
            <w:shd w:val="clear" w:color="auto" w:fill="auto"/>
          </w:tcPr>
          <w:p w14:paraId="50C8F494" w14:textId="77777777" w:rsidR="002D1F22" w:rsidRDefault="008C4B8E">
            <w:r>
              <w:t>0.1</w:t>
            </w:r>
          </w:p>
        </w:tc>
        <w:tc>
          <w:tcPr>
            <w:tcW w:w="1196" w:type="dxa"/>
            <w:shd w:val="clear" w:color="auto" w:fill="auto"/>
          </w:tcPr>
          <w:p w14:paraId="485BA1A4" w14:textId="77777777" w:rsidR="002D1F22" w:rsidRDefault="008C4B8E">
            <w:r>
              <w:t>2/4/2020</w:t>
            </w:r>
          </w:p>
        </w:tc>
        <w:tc>
          <w:tcPr>
            <w:tcW w:w="1323" w:type="dxa"/>
            <w:shd w:val="clear" w:color="auto" w:fill="auto"/>
          </w:tcPr>
          <w:p w14:paraId="7E54DC2D" w14:textId="77777777" w:rsidR="002D1F22" w:rsidRDefault="008C4B8E">
            <w:r>
              <w:t>RAD</w:t>
            </w:r>
          </w:p>
        </w:tc>
        <w:tc>
          <w:tcPr>
            <w:tcW w:w="6351" w:type="dxa"/>
            <w:shd w:val="clear" w:color="auto" w:fill="auto"/>
          </w:tcPr>
          <w:p w14:paraId="188FB51E" w14:textId="77777777" w:rsidR="002D1F22" w:rsidRDefault="008C4B8E">
            <w:r>
              <w:t>Initial Draft</w:t>
            </w:r>
          </w:p>
        </w:tc>
      </w:tr>
      <w:tr w:rsidR="002D1F22" w14:paraId="7C627FAE" w14:textId="77777777">
        <w:tc>
          <w:tcPr>
            <w:tcW w:w="1091" w:type="dxa"/>
            <w:shd w:val="clear" w:color="auto" w:fill="auto"/>
          </w:tcPr>
          <w:p w14:paraId="6C86E129" w14:textId="77777777" w:rsidR="002D1F22" w:rsidRDefault="008C4B8E">
            <w:r>
              <w:t>0.3</w:t>
            </w:r>
          </w:p>
        </w:tc>
        <w:tc>
          <w:tcPr>
            <w:tcW w:w="1196" w:type="dxa"/>
            <w:shd w:val="clear" w:color="auto" w:fill="auto"/>
          </w:tcPr>
          <w:p w14:paraId="0D78E4F3" w14:textId="77777777" w:rsidR="002D1F22" w:rsidRDefault="008C4B8E">
            <w:r>
              <w:t>2/10/2020</w:t>
            </w:r>
          </w:p>
        </w:tc>
        <w:tc>
          <w:tcPr>
            <w:tcW w:w="1323" w:type="dxa"/>
            <w:shd w:val="clear" w:color="auto" w:fill="auto"/>
          </w:tcPr>
          <w:p w14:paraId="71F3E5E9" w14:textId="77777777" w:rsidR="002D1F22" w:rsidRDefault="008C4B8E">
            <w:r>
              <w:t>WLC/RAD</w:t>
            </w:r>
          </w:p>
        </w:tc>
        <w:tc>
          <w:tcPr>
            <w:tcW w:w="6351" w:type="dxa"/>
            <w:shd w:val="clear" w:color="auto" w:fill="auto"/>
          </w:tcPr>
          <w:p w14:paraId="34C81F38" w14:textId="77777777" w:rsidR="002D1F22" w:rsidRDefault="008C4B8E">
            <w:r>
              <w:t>Contains changes and descriptions of missing V49 fields.</w:t>
            </w:r>
          </w:p>
        </w:tc>
      </w:tr>
      <w:tr w:rsidR="002D1F22" w14:paraId="76F977CA" w14:textId="77777777">
        <w:tc>
          <w:tcPr>
            <w:tcW w:w="1091" w:type="dxa"/>
            <w:shd w:val="clear" w:color="auto" w:fill="auto"/>
          </w:tcPr>
          <w:p w14:paraId="69C93C55" w14:textId="77777777" w:rsidR="002D1F22" w:rsidRDefault="008C4B8E">
            <w:ins w:id="0" w:author="David Walsh" w:date="2020-05-14T11:17:00Z">
              <w:r>
                <w:t>0.4</w:t>
              </w:r>
            </w:ins>
          </w:p>
        </w:tc>
        <w:tc>
          <w:tcPr>
            <w:tcW w:w="1196" w:type="dxa"/>
            <w:shd w:val="clear" w:color="auto" w:fill="auto"/>
          </w:tcPr>
          <w:p w14:paraId="681C681C" w14:textId="77777777" w:rsidR="002D1F22" w:rsidRDefault="008C4B8E">
            <w:ins w:id="1" w:author="David Walsh" w:date="2020-05-14T11:17:00Z">
              <w:r>
                <w:t>5/14/2020</w:t>
              </w:r>
            </w:ins>
          </w:p>
        </w:tc>
        <w:tc>
          <w:tcPr>
            <w:tcW w:w="1323" w:type="dxa"/>
            <w:shd w:val="clear" w:color="auto" w:fill="auto"/>
          </w:tcPr>
          <w:p w14:paraId="24D2F535" w14:textId="77777777" w:rsidR="002D1F22" w:rsidRDefault="008C4B8E">
            <w:ins w:id="2" w:author="David Walsh" w:date="2020-05-14T11:17:00Z">
              <w:r>
                <w:t>DLW</w:t>
              </w:r>
            </w:ins>
          </w:p>
        </w:tc>
        <w:tc>
          <w:tcPr>
            <w:tcW w:w="6351" w:type="dxa"/>
            <w:shd w:val="clear" w:color="auto" w:fill="auto"/>
          </w:tcPr>
          <w:p w14:paraId="4C15AF78" w14:textId="77777777" w:rsidR="002D1F22" w:rsidRDefault="008C4B8E">
            <w:ins w:id="3" w:author="David Walsh" w:date="2020-05-14T11:17:00Z">
              <w:r>
                <w:t>Software Installation Instructions</w:t>
              </w:r>
            </w:ins>
          </w:p>
        </w:tc>
      </w:tr>
      <w:tr w:rsidR="002D1F22" w14:paraId="52950BDD" w14:textId="77777777">
        <w:tc>
          <w:tcPr>
            <w:tcW w:w="1091" w:type="dxa"/>
            <w:shd w:val="clear" w:color="auto" w:fill="auto"/>
          </w:tcPr>
          <w:p w14:paraId="5B75817C" w14:textId="77777777" w:rsidR="002D1F22" w:rsidRDefault="002D1F22"/>
        </w:tc>
        <w:tc>
          <w:tcPr>
            <w:tcW w:w="1196" w:type="dxa"/>
            <w:shd w:val="clear" w:color="auto" w:fill="auto"/>
          </w:tcPr>
          <w:p w14:paraId="45F54AB0" w14:textId="77777777" w:rsidR="002D1F22" w:rsidRDefault="002D1F22"/>
        </w:tc>
        <w:tc>
          <w:tcPr>
            <w:tcW w:w="1323" w:type="dxa"/>
            <w:shd w:val="clear" w:color="auto" w:fill="auto"/>
          </w:tcPr>
          <w:p w14:paraId="6E3F1734" w14:textId="77777777" w:rsidR="002D1F22" w:rsidRDefault="002D1F22"/>
        </w:tc>
        <w:tc>
          <w:tcPr>
            <w:tcW w:w="6351" w:type="dxa"/>
            <w:shd w:val="clear" w:color="auto" w:fill="auto"/>
          </w:tcPr>
          <w:p w14:paraId="056A1ADC" w14:textId="77777777" w:rsidR="002D1F22" w:rsidRDefault="002D1F22"/>
        </w:tc>
      </w:tr>
      <w:tr w:rsidR="002D1F22" w14:paraId="06D9EC68" w14:textId="77777777">
        <w:tc>
          <w:tcPr>
            <w:tcW w:w="1091" w:type="dxa"/>
            <w:shd w:val="clear" w:color="auto" w:fill="auto"/>
          </w:tcPr>
          <w:p w14:paraId="3AF501FD" w14:textId="77777777" w:rsidR="002D1F22" w:rsidRDefault="002D1F22"/>
        </w:tc>
        <w:tc>
          <w:tcPr>
            <w:tcW w:w="1196" w:type="dxa"/>
            <w:shd w:val="clear" w:color="auto" w:fill="auto"/>
          </w:tcPr>
          <w:p w14:paraId="645A258B" w14:textId="77777777" w:rsidR="002D1F22" w:rsidRDefault="002D1F22"/>
        </w:tc>
        <w:tc>
          <w:tcPr>
            <w:tcW w:w="1323" w:type="dxa"/>
            <w:shd w:val="clear" w:color="auto" w:fill="auto"/>
          </w:tcPr>
          <w:p w14:paraId="715F2F24" w14:textId="77777777" w:rsidR="002D1F22" w:rsidRDefault="002D1F22"/>
        </w:tc>
        <w:tc>
          <w:tcPr>
            <w:tcW w:w="6351" w:type="dxa"/>
            <w:shd w:val="clear" w:color="auto" w:fill="auto"/>
          </w:tcPr>
          <w:p w14:paraId="6BA07CA0" w14:textId="77777777" w:rsidR="002D1F22" w:rsidRDefault="002D1F22"/>
        </w:tc>
      </w:tr>
      <w:tr w:rsidR="002D1F22" w14:paraId="1F5ECA75" w14:textId="77777777">
        <w:tc>
          <w:tcPr>
            <w:tcW w:w="1091" w:type="dxa"/>
            <w:shd w:val="clear" w:color="auto" w:fill="auto"/>
          </w:tcPr>
          <w:p w14:paraId="714F0302" w14:textId="77777777" w:rsidR="002D1F22" w:rsidRDefault="002D1F22"/>
        </w:tc>
        <w:tc>
          <w:tcPr>
            <w:tcW w:w="1196" w:type="dxa"/>
            <w:shd w:val="clear" w:color="auto" w:fill="auto"/>
          </w:tcPr>
          <w:p w14:paraId="7F334A86" w14:textId="77777777" w:rsidR="002D1F22" w:rsidRDefault="002D1F22"/>
        </w:tc>
        <w:tc>
          <w:tcPr>
            <w:tcW w:w="1323" w:type="dxa"/>
            <w:shd w:val="clear" w:color="auto" w:fill="auto"/>
          </w:tcPr>
          <w:p w14:paraId="6DBEFEF9" w14:textId="77777777" w:rsidR="002D1F22" w:rsidRDefault="002D1F22"/>
        </w:tc>
        <w:tc>
          <w:tcPr>
            <w:tcW w:w="6351" w:type="dxa"/>
            <w:shd w:val="clear" w:color="auto" w:fill="auto"/>
          </w:tcPr>
          <w:p w14:paraId="53487FE1" w14:textId="77777777" w:rsidR="002D1F22" w:rsidRDefault="002D1F22"/>
        </w:tc>
      </w:tr>
      <w:tr w:rsidR="002D1F22" w14:paraId="59E222C6" w14:textId="77777777">
        <w:tc>
          <w:tcPr>
            <w:tcW w:w="1091" w:type="dxa"/>
            <w:shd w:val="clear" w:color="auto" w:fill="auto"/>
          </w:tcPr>
          <w:p w14:paraId="1289BDAD" w14:textId="77777777" w:rsidR="002D1F22" w:rsidRDefault="002D1F22"/>
        </w:tc>
        <w:tc>
          <w:tcPr>
            <w:tcW w:w="1196" w:type="dxa"/>
            <w:shd w:val="clear" w:color="auto" w:fill="auto"/>
          </w:tcPr>
          <w:p w14:paraId="493E6126" w14:textId="77777777" w:rsidR="002D1F22" w:rsidRDefault="002D1F22"/>
        </w:tc>
        <w:tc>
          <w:tcPr>
            <w:tcW w:w="1323" w:type="dxa"/>
            <w:shd w:val="clear" w:color="auto" w:fill="auto"/>
          </w:tcPr>
          <w:p w14:paraId="7921DDB2" w14:textId="77777777" w:rsidR="002D1F22" w:rsidRDefault="002D1F22"/>
        </w:tc>
        <w:tc>
          <w:tcPr>
            <w:tcW w:w="6351" w:type="dxa"/>
            <w:shd w:val="clear" w:color="auto" w:fill="auto"/>
          </w:tcPr>
          <w:p w14:paraId="2342EF46" w14:textId="77777777" w:rsidR="002D1F22" w:rsidRDefault="002D1F22"/>
        </w:tc>
      </w:tr>
    </w:tbl>
    <w:p w14:paraId="535CF7AC" w14:textId="77777777" w:rsidR="002D1F22" w:rsidRDefault="002D1F22"/>
    <w:p w14:paraId="309650FC" w14:textId="77777777" w:rsidR="002D1F22" w:rsidRDefault="008C4B8E">
      <w:r>
        <w:br w:type="page"/>
      </w:r>
    </w:p>
    <w:p w14:paraId="11ADA2AD" w14:textId="77777777" w:rsidR="002D1F22" w:rsidRDefault="008C4B8E">
      <w:pPr>
        <w:pStyle w:val="TOAHeading1"/>
      </w:pPr>
      <w:r>
        <w:lastRenderedPageBreak/>
        <w:t>Table of Contents</w:t>
      </w:r>
    </w:p>
    <w:sdt>
      <w:sdtPr>
        <w:id w:val="-1710018449"/>
        <w:docPartObj>
          <w:docPartGallery w:val="Table of Contents"/>
          <w:docPartUnique/>
        </w:docPartObj>
      </w:sdtPr>
      <w:sdtContent>
        <w:p w14:paraId="4D467321" w14:textId="77777777" w:rsidR="002D1F22" w:rsidRDefault="008C4B8E">
          <w:pPr>
            <w:pStyle w:val="TOC3"/>
          </w:pPr>
          <w:r>
            <w:fldChar w:fldCharType="begin"/>
          </w:r>
          <w:r>
            <w:rPr>
              <w:rStyle w:val="IndexLink"/>
            </w:rPr>
            <w:instrText>TOC \f \o "1-9" \h</w:instrText>
          </w:r>
          <w:r>
            <w:rPr>
              <w:rStyle w:val="IndexLink"/>
            </w:rPr>
            <w:fldChar w:fldCharType="separate"/>
          </w:r>
          <w:hyperlink w:anchor="__RefHeading___Toc2543_3736658812">
            <w:r>
              <w:rPr>
                <w:rStyle w:val="IndexLink"/>
              </w:rPr>
              <w:t>1.0 Introduction</w:t>
            </w:r>
            <w:r>
              <w:rPr>
                <w:rStyle w:val="IndexLink"/>
              </w:rPr>
              <w:tab/>
              <w:t>4</w:t>
            </w:r>
          </w:hyperlink>
        </w:p>
        <w:p w14:paraId="22BBA03E" w14:textId="77777777" w:rsidR="002D1F22" w:rsidRDefault="008C4B8E">
          <w:pPr>
            <w:pStyle w:val="TOC3"/>
          </w:pPr>
          <w:hyperlink w:anchor="__RefHeading___Toc2545_3736658812">
            <w:r>
              <w:rPr>
                <w:rStyle w:val="IndexLink"/>
              </w:rPr>
              <w:t>2.0 Applicable Documents</w:t>
            </w:r>
            <w:r>
              <w:rPr>
                <w:rStyle w:val="IndexLink"/>
              </w:rPr>
              <w:tab/>
              <w:t>5</w:t>
            </w:r>
          </w:hyperlink>
        </w:p>
        <w:p w14:paraId="12FF298B" w14:textId="77777777" w:rsidR="002D1F22" w:rsidRDefault="008C4B8E">
          <w:pPr>
            <w:pStyle w:val="TOC3"/>
          </w:pPr>
          <w:hyperlink w:anchor="__RefHeading___Toc2547_3736658812">
            <w:r>
              <w:rPr>
                <w:rStyle w:val="IndexLink"/>
              </w:rPr>
              <w:t>3.0 System Specifications</w:t>
            </w:r>
            <w:r>
              <w:rPr>
                <w:rStyle w:val="IndexLink"/>
              </w:rPr>
              <w:tab/>
              <w:t>5</w:t>
            </w:r>
          </w:hyperlink>
        </w:p>
        <w:p w14:paraId="61E963C1" w14:textId="77777777" w:rsidR="002D1F22" w:rsidRDefault="008C4B8E">
          <w:pPr>
            <w:pStyle w:val="TOC3"/>
          </w:pPr>
          <w:hyperlink w:anchor="__RefHeading___Toc2549_3736658812">
            <w:r>
              <w:rPr>
                <w:rStyle w:val="IndexLink"/>
              </w:rPr>
              <w:t>4.0 System Overview</w:t>
            </w:r>
            <w:r>
              <w:rPr>
                <w:rStyle w:val="IndexLink"/>
              </w:rPr>
              <w:tab/>
              <w:t>6</w:t>
            </w:r>
          </w:hyperlink>
        </w:p>
        <w:p w14:paraId="51A4CE09" w14:textId="77777777" w:rsidR="002D1F22" w:rsidRDefault="008C4B8E">
          <w:pPr>
            <w:pStyle w:val="TOC3"/>
          </w:pPr>
          <w:hyperlink w:anchor="__RefHeading___Toc2551_3736658812">
            <w:r>
              <w:rPr>
                <w:rStyle w:val="IndexLink"/>
              </w:rPr>
              <w:t>4.1 External Interfaces</w:t>
            </w:r>
            <w:r>
              <w:rPr>
                <w:rStyle w:val="IndexLink"/>
              </w:rPr>
              <w:tab/>
              <w:t>9</w:t>
            </w:r>
          </w:hyperlink>
        </w:p>
        <w:p w14:paraId="3A8110D4" w14:textId="77777777" w:rsidR="002D1F22" w:rsidRDefault="008C4B8E">
          <w:pPr>
            <w:pStyle w:val="TOC3"/>
          </w:pPr>
          <w:hyperlink w:anchor="__RefHeading___Toc2553_3736658812">
            <w:r>
              <w:rPr>
                <w:rStyle w:val="IndexLink"/>
              </w:rPr>
              <w:t>4.1.1 Front Panel Interfaces</w:t>
            </w:r>
            <w:r>
              <w:rPr>
                <w:rStyle w:val="IndexLink"/>
              </w:rPr>
              <w:tab/>
              <w:t>9</w:t>
            </w:r>
          </w:hyperlink>
        </w:p>
        <w:p w14:paraId="046F5B87" w14:textId="77777777" w:rsidR="002D1F22" w:rsidRDefault="008C4B8E">
          <w:pPr>
            <w:pStyle w:val="TOC3"/>
          </w:pPr>
          <w:hyperlink w:anchor="__RefHeading___Toc2555_3736658812">
            <w:r>
              <w:rPr>
                <w:rStyle w:val="IndexLink"/>
              </w:rPr>
              <w:t>4.1.2 Rear Panel Interfaces</w:t>
            </w:r>
            <w:r>
              <w:rPr>
                <w:rStyle w:val="IndexLink"/>
              </w:rPr>
              <w:tab/>
              <w:t>10</w:t>
            </w:r>
          </w:hyperlink>
        </w:p>
        <w:p w14:paraId="3F16FA99" w14:textId="77777777" w:rsidR="002D1F22" w:rsidRDefault="008C4B8E">
          <w:pPr>
            <w:pStyle w:val="TOC3"/>
          </w:pPr>
          <w:hyperlink w:anchor="__RefHeading___Toc2557_3736658812">
            <w:r>
              <w:rPr>
                <w:rStyle w:val="IndexLink"/>
              </w:rPr>
              <w:t>4.1.3 Side Panel GPIO/JTAG Connector</w:t>
            </w:r>
            <w:r>
              <w:rPr>
                <w:rStyle w:val="IndexLink"/>
              </w:rPr>
              <w:tab/>
              <w:t>11</w:t>
            </w:r>
          </w:hyperlink>
        </w:p>
        <w:p w14:paraId="6F988E08" w14:textId="77777777" w:rsidR="002D1F22" w:rsidRDefault="008C4B8E">
          <w:pPr>
            <w:pStyle w:val="TOC3"/>
          </w:pPr>
          <w:hyperlink w:anchor="__RefHeading___Toc2559_3736658812">
            <w:r>
              <w:rPr>
                <w:rStyle w:val="IndexLink"/>
              </w:rPr>
              <w:t>4.1.4 GPIO/JTAG Development Adapter (AVS-0019-001)</w:t>
            </w:r>
            <w:r>
              <w:rPr>
                <w:rStyle w:val="IndexLink"/>
              </w:rPr>
              <w:tab/>
              <w:t>13</w:t>
            </w:r>
          </w:hyperlink>
        </w:p>
        <w:p w14:paraId="4A8DA990" w14:textId="77777777" w:rsidR="002D1F22" w:rsidRDefault="008C4B8E">
          <w:pPr>
            <w:pStyle w:val="TOC3"/>
          </w:pPr>
          <w:hyperlink w:anchor="__RefHeading___Toc2561_3736658812">
            <w:r>
              <w:rPr>
                <w:rStyle w:val="IndexLink"/>
              </w:rPr>
              <w:t>4.2 Reference and Time Base Description</w:t>
            </w:r>
            <w:r>
              <w:rPr>
                <w:rStyle w:val="IndexLink"/>
              </w:rPr>
              <w:tab/>
              <w:t>15</w:t>
            </w:r>
          </w:hyperlink>
        </w:p>
        <w:p w14:paraId="37AEDF71" w14:textId="77777777" w:rsidR="002D1F22" w:rsidRDefault="008C4B8E">
          <w:pPr>
            <w:pStyle w:val="TOC3"/>
          </w:pPr>
          <w:hyperlink w:anchor="__RefHeading___Toc2563_3736658812">
            <w:r>
              <w:rPr>
                <w:rStyle w:val="IndexLink"/>
              </w:rPr>
              <w:t>4.3 RF Frontend Description</w:t>
            </w:r>
            <w:r>
              <w:rPr>
                <w:rStyle w:val="IndexLink"/>
              </w:rPr>
              <w:tab/>
              <w:t>17</w:t>
            </w:r>
          </w:hyperlink>
        </w:p>
        <w:p w14:paraId="4ABEBBA1" w14:textId="77777777" w:rsidR="002D1F22" w:rsidRDefault="008C4B8E">
          <w:pPr>
            <w:pStyle w:val="TOC3"/>
          </w:pPr>
          <w:hyperlink w:anchor="__RefHeading___Toc2565_3736658812">
            <w:r>
              <w:rPr>
                <w:rStyle w:val="IndexLink"/>
              </w:rPr>
              <w:t>4.3.1 RF RX Details</w:t>
            </w:r>
            <w:r>
              <w:rPr>
                <w:rStyle w:val="IndexLink"/>
              </w:rPr>
              <w:tab/>
              <w:t>17</w:t>
            </w:r>
          </w:hyperlink>
        </w:p>
        <w:p w14:paraId="1230F791" w14:textId="77777777" w:rsidR="002D1F22" w:rsidRDefault="008C4B8E">
          <w:pPr>
            <w:pStyle w:val="TOC3"/>
          </w:pPr>
          <w:hyperlink w:anchor="__RefHeading___Toc2567_3736658812">
            <w:r>
              <w:rPr>
                <w:rStyle w:val="IndexLink"/>
              </w:rPr>
              <w:t>4.3.2 RF TX Details</w:t>
            </w:r>
            <w:r>
              <w:rPr>
                <w:rStyle w:val="IndexLink"/>
              </w:rPr>
              <w:tab/>
              <w:t>18</w:t>
            </w:r>
          </w:hyperlink>
        </w:p>
        <w:p w14:paraId="7B96349D" w14:textId="77777777" w:rsidR="002D1F22" w:rsidRDefault="008C4B8E">
          <w:pPr>
            <w:pStyle w:val="TOC3"/>
          </w:pPr>
          <w:hyperlink w:anchor="__RefHeading___Toc2569_3736658812">
            <w:r>
              <w:rPr>
                <w:rStyle w:val="IndexLink"/>
              </w:rPr>
              <w:t>4.4 Digital Signal Path Description</w:t>
            </w:r>
            <w:r>
              <w:rPr>
                <w:rStyle w:val="IndexLink"/>
              </w:rPr>
              <w:tab/>
              <w:t>19</w:t>
            </w:r>
          </w:hyperlink>
        </w:p>
        <w:p w14:paraId="4C6D5B0D" w14:textId="77777777" w:rsidR="002D1F22" w:rsidRDefault="008C4B8E">
          <w:pPr>
            <w:pStyle w:val="TOC3"/>
          </w:pPr>
          <w:hyperlink w:anchor="__RefHeading___Toc2571_3736658812">
            <w:r>
              <w:rPr>
                <w:rStyle w:val="IndexLink"/>
              </w:rPr>
              <w:t>4.4.1 RX DDC Description</w:t>
            </w:r>
            <w:r>
              <w:rPr>
                <w:rStyle w:val="IndexLink"/>
              </w:rPr>
              <w:tab/>
              <w:t>19</w:t>
            </w:r>
          </w:hyperlink>
        </w:p>
        <w:p w14:paraId="1A4AF0D8" w14:textId="77777777" w:rsidR="002D1F22" w:rsidRDefault="008C4B8E">
          <w:pPr>
            <w:pStyle w:val="TOC3"/>
          </w:pPr>
          <w:hyperlink w:anchor="__RefHeading___Toc2573_3736658812">
            <w:r>
              <w:rPr>
                <w:rStyle w:val="IndexLink"/>
              </w:rPr>
              <w:t>4.4.2 TX DUC Description</w:t>
            </w:r>
            <w:r>
              <w:rPr>
                <w:rStyle w:val="IndexLink"/>
              </w:rPr>
              <w:tab/>
              <w:t>20</w:t>
            </w:r>
          </w:hyperlink>
        </w:p>
        <w:p w14:paraId="48065041" w14:textId="77777777" w:rsidR="002D1F22" w:rsidRDefault="008C4B8E">
          <w:pPr>
            <w:pStyle w:val="TOC3"/>
          </w:pPr>
          <w:hyperlink w:anchor="__RefHeading___Toc2575_3736658812">
            <w:r>
              <w:rPr>
                <w:rStyle w:val="IndexLink"/>
              </w:rPr>
              <w:t>4.4.3 Stream Control and Timestamping</w:t>
            </w:r>
            <w:r>
              <w:rPr>
                <w:rStyle w:val="IndexLink"/>
              </w:rPr>
              <w:tab/>
              <w:t>21</w:t>
            </w:r>
          </w:hyperlink>
        </w:p>
        <w:p w14:paraId="3541B9E3" w14:textId="77777777" w:rsidR="002D1F22" w:rsidRDefault="008C4B8E">
          <w:pPr>
            <w:pStyle w:val="TOC3"/>
          </w:pPr>
          <w:hyperlink w:anchor="__RefHeading___Toc2577_3736658812">
            <w:r>
              <w:rPr>
                <w:rStyle w:val="IndexLink"/>
              </w:rPr>
              <w:t>4.4.4 Vita 49 Packet Format</w:t>
            </w:r>
            <w:r>
              <w:rPr>
                <w:rStyle w:val="IndexLink"/>
              </w:rPr>
              <w:tab/>
              <w:t>21</w:t>
            </w:r>
          </w:hyperlink>
        </w:p>
        <w:p w14:paraId="3584FF00" w14:textId="77777777" w:rsidR="002D1F22" w:rsidRDefault="008C4B8E">
          <w:pPr>
            <w:pStyle w:val="TOC3"/>
          </w:pPr>
          <w:hyperlink w:anchor="__RefHeading___Toc2579_3736658812">
            <w:r>
              <w:rPr>
                <w:rStyle w:val="IndexLink"/>
              </w:rPr>
              <w:t>4.5 Mechanical Information</w:t>
            </w:r>
            <w:r>
              <w:rPr>
                <w:rStyle w:val="IndexLink"/>
              </w:rPr>
              <w:tab/>
              <w:t>23</w:t>
            </w:r>
          </w:hyperlink>
        </w:p>
        <w:p w14:paraId="4A376C0E" w14:textId="77777777" w:rsidR="002D1F22" w:rsidRDefault="008C4B8E">
          <w:pPr>
            <w:pStyle w:val="TOC3"/>
          </w:pPr>
          <w:hyperlink w:anchor="__RefHeading___Toc2581_3736658812">
            <w:r>
              <w:rPr>
                <w:rStyle w:val="IndexLink"/>
              </w:rPr>
              <w:t>5.0 AVS-4000 System Requirements</w:t>
            </w:r>
            <w:r>
              <w:rPr>
                <w:rStyle w:val="IndexLink"/>
              </w:rPr>
              <w:tab/>
              <w:t>25</w:t>
            </w:r>
          </w:hyperlink>
        </w:p>
        <w:p w14:paraId="4B3932BF" w14:textId="77777777" w:rsidR="002D1F22" w:rsidRDefault="008C4B8E">
          <w:pPr>
            <w:pStyle w:val="TOC3"/>
          </w:pPr>
          <w:hyperlink w:anchor="__RefHeading___Toc2583_3736658812">
            <w:r>
              <w:rPr>
                <w:rStyle w:val="IndexLink"/>
              </w:rPr>
              <w:t>5.1 AVS-4000 Equipment Setup</w:t>
            </w:r>
            <w:r>
              <w:rPr>
                <w:rStyle w:val="IndexLink"/>
              </w:rPr>
              <w:tab/>
              <w:t>25</w:t>
            </w:r>
          </w:hyperlink>
        </w:p>
        <w:p w14:paraId="6C5CA52C" w14:textId="77777777" w:rsidR="002D1F22" w:rsidRDefault="008C4B8E">
          <w:pPr>
            <w:pStyle w:val="TOC3"/>
          </w:pPr>
          <w:hyperlink w:anchor="__RefHeading___Toc2585_3736658812">
            <w:r>
              <w:rPr>
                <w:rStyle w:val="IndexLink"/>
              </w:rPr>
              <w:t>5.2 Software Installation and Setup</w:t>
            </w:r>
            <w:r>
              <w:rPr>
                <w:rStyle w:val="IndexLink"/>
              </w:rPr>
              <w:tab/>
              <w:t>25</w:t>
            </w:r>
          </w:hyperlink>
        </w:p>
        <w:p w14:paraId="39397661" w14:textId="77777777" w:rsidR="002D1F22" w:rsidRDefault="008C4B8E">
          <w:pPr>
            <w:pStyle w:val="TOC3"/>
          </w:pPr>
          <w:hyperlink w:anchor="__RefHeading___Toc2587_3736658812">
            <w:r>
              <w:rPr>
                <w:rStyle w:val="IndexLink"/>
              </w:rPr>
              <w:t>5.2.2 Install QT</w:t>
            </w:r>
            <w:r>
              <w:rPr>
                <w:rStyle w:val="IndexLink"/>
              </w:rPr>
              <w:tab/>
              <w:t>25</w:t>
            </w:r>
          </w:hyperlink>
        </w:p>
        <w:p w14:paraId="6C7F4891" w14:textId="77777777" w:rsidR="002D1F22" w:rsidRDefault="008C4B8E">
          <w:pPr>
            <w:pStyle w:val="TOC3"/>
          </w:pPr>
          <w:hyperlink w:anchor="__RefHeading___Toc2589_3736658812">
            <w:r>
              <w:rPr>
                <w:rStyle w:val="IndexLink"/>
              </w:rPr>
              <w:t>5.2.3 Install GNU Radio</w:t>
            </w:r>
            <w:r>
              <w:rPr>
                <w:rStyle w:val="IndexLink"/>
              </w:rPr>
              <w:tab/>
              <w:t>25</w:t>
            </w:r>
          </w:hyperlink>
        </w:p>
        <w:p w14:paraId="6A0FE101" w14:textId="77777777" w:rsidR="002D1F22" w:rsidRDefault="008C4B8E">
          <w:pPr>
            <w:pStyle w:val="TOC3"/>
          </w:pPr>
          <w:hyperlink w:anchor="__RefHeading___Toc2591_3736658812">
            <w:r>
              <w:rPr>
                <w:rStyle w:val="IndexLink"/>
              </w:rPr>
              <w:t>5.2.1 Update the system</w:t>
            </w:r>
            <w:r>
              <w:rPr>
                <w:rStyle w:val="IndexLink"/>
              </w:rPr>
              <w:tab/>
              <w:t>26</w:t>
            </w:r>
          </w:hyperlink>
        </w:p>
        <w:p w14:paraId="7E37C6CA" w14:textId="77777777" w:rsidR="002D1F22" w:rsidRDefault="008C4B8E">
          <w:pPr>
            <w:pStyle w:val="TOC3"/>
          </w:pPr>
          <w:hyperlink w:anchor="__RefHeading___Toc2593_3736658812">
            <w:r>
              <w:rPr>
                <w:rStyle w:val="IndexLink"/>
              </w:rPr>
              <w:t>5.2.4 AVS-4000 Software Installation</w:t>
            </w:r>
            <w:r>
              <w:rPr>
                <w:rStyle w:val="IndexLink"/>
              </w:rPr>
              <w:tab/>
              <w:t>26</w:t>
            </w:r>
          </w:hyperlink>
        </w:p>
        <w:p w14:paraId="3CD23502" w14:textId="77777777" w:rsidR="002D1F22" w:rsidRDefault="008C4B8E">
          <w:pPr>
            <w:pStyle w:val="TOC3"/>
          </w:pPr>
          <w:hyperlink w:anchor="__RefHeading___Toc2595_3736658812">
            <w:r>
              <w:rPr>
                <w:rStyle w:val="IndexLink"/>
              </w:rPr>
              <w:t>5.2.6 AVS-4000 Software Installation without APT Repository</w:t>
            </w:r>
            <w:r>
              <w:rPr>
                <w:rStyle w:val="IndexLink"/>
              </w:rPr>
              <w:tab/>
              <w:t>27</w:t>
            </w:r>
          </w:hyperlink>
        </w:p>
        <w:p w14:paraId="674870DB" w14:textId="77777777" w:rsidR="002D1F22" w:rsidRDefault="008C4B8E">
          <w:pPr>
            <w:pStyle w:val="TOC3"/>
          </w:pPr>
          <w:hyperlink w:anchor="__RefHeading___Toc2597_3736658812">
            <w:r>
              <w:rPr>
                <w:rStyle w:val="IndexLink"/>
              </w:rPr>
              <w:t>5.3 Initial System Test</w:t>
            </w:r>
            <w:r>
              <w:rPr>
                <w:rStyle w:val="IndexLink"/>
              </w:rPr>
              <w:tab/>
              <w:t>28</w:t>
            </w:r>
          </w:hyperlink>
        </w:p>
        <w:p w14:paraId="611E674F" w14:textId="77777777" w:rsidR="002D1F22" w:rsidRDefault="008C4B8E">
          <w:pPr>
            <w:pStyle w:val="TOC3"/>
          </w:pPr>
          <w:hyperlink w:anchor="__RefHeading___Toc2599_3736658812">
            <w:r>
              <w:rPr>
                <w:rStyle w:val="IndexLink"/>
              </w:rPr>
              <w:t>6.0 Support Contact Information</w:t>
            </w:r>
            <w:r>
              <w:rPr>
                <w:rStyle w:val="IndexLink"/>
              </w:rPr>
              <w:tab/>
              <w:t>31</w:t>
            </w:r>
          </w:hyperlink>
          <w:r>
            <w:rPr>
              <w:rStyle w:val="IndexLink"/>
            </w:rPr>
            <w:fldChar w:fldCharType="end"/>
          </w:r>
        </w:p>
      </w:sdtContent>
    </w:sdt>
    <w:p w14:paraId="666E3529" w14:textId="77777777" w:rsidR="002D1F22" w:rsidRDefault="002D1F22">
      <w:pPr>
        <w:pStyle w:val="TOC3"/>
        <w:rPr>
          <w:lang w:val="en"/>
        </w:rPr>
      </w:pPr>
    </w:p>
    <w:p w14:paraId="2CFA6294" w14:textId="77777777" w:rsidR="002D1F22" w:rsidRDefault="008C4B8E">
      <w:pPr>
        <w:rPr>
          <w:lang w:val="en"/>
        </w:rPr>
      </w:pPr>
      <w:r>
        <w:br w:type="page"/>
      </w:r>
    </w:p>
    <w:p w14:paraId="1CA484D6" w14:textId="77777777" w:rsidR="002D1F22" w:rsidRDefault="008C4B8E">
      <w:pPr>
        <w:pStyle w:val="Heading3"/>
        <w:numPr>
          <w:ilvl w:val="2"/>
          <w:numId w:val="2"/>
        </w:numPr>
      </w:pPr>
      <w:bookmarkStart w:id="4" w:name="__RefHeading___Toc2543_3736658812"/>
      <w:bookmarkStart w:id="5" w:name="_Toc32232197"/>
      <w:bookmarkEnd w:id="4"/>
      <w:r>
        <w:lastRenderedPageBreak/>
        <w:t>1.0 Introduction</w:t>
      </w:r>
      <w:bookmarkEnd w:id="5"/>
    </w:p>
    <w:p w14:paraId="6E88BAA4" w14:textId="03229DAE" w:rsidR="002D1F22" w:rsidRDefault="008C4B8E">
      <w:pPr>
        <w:pStyle w:val="BodyText"/>
        <w:ind w:left="720"/>
      </w:pPr>
      <w:r>
        <w:t xml:space="preserve">The AVS-4000 is a small USB Type C single channel transceiver that provides continuous frequency coverage from </w:t>
      </w:r>
      <w:ins w:id="6" w:author="William Craig" w:date="2020-06-04T07:54:00Z">
        <w:r w:rsidR="00874C51">
          <w:t>2</w:t>
        </w:r>
      </w:ins>
      <w:del w:id="7" w:author="William Craig" w:date="2020-06-04T07:54:00Z">
        <w:r w:rsidDel="00874C51">
          <w:delText>1</w:delText>
        </w:r>
      </w:del>
      <w:r>
        <w:t xml:space="preserve"> MHz to 6 GHz.  A USB 3.1 Gen1 interface </w:t>
      </w:r>
      <w:ins w:id="8" w:author="William Craig" w:date="2020-06-04T07:55:00Z">
        <w:r w:rsidR="00874C51">
          <w:t>with</w:t>
        </w:r>
      </w:ins>
      <w:del w:id="9" w:author="William Craig" w:date="2020-06-04T07:55:00Z">
        <w:r w:rsidDel="00874C51">
          <w:delText>in</w:delText>
        </w:r>
      </w:del>
      <w:r>
        <w:t xml:space="preserve"> a USB Type C connector is utilized for both control and streaming of IQ samples via Vita 49 packets.  The AVS-4000 has multiple reference inputs including a 10 MHz reference, 1PPS input, and an onboard GPS receiver.  The radio is intended to provide low SWAP signal reception and transmission in a very small package with precision timing.</w:t>
      </w:r>
    </w:p>
    <w:p w14:paraId="0E6D0890" w14:textId="77777777" w:rsidR="002D1F22" w:rsidRDefault="002D1F22">
      <w:pPr>
        <w:pStyle w:val="BodyText"/>
        <w:ind w:left="720"/>
      </w:pPr>
    </w:p>
    <w:p w14:paraId="07EE2DD8" w14:textId="77777777" w:rsidR="002D1F22" w:rsidRDefault="008C4B8E">
      <w:pPr>
        <w:pStyle w:val="BodyText"/>
        <w:keepNext/>
        <w:ind w:left="720"/>
        <w:jc w:val="center"/>
      </w:pPr>
      <w:r>
        <w:rPr>
          <w:noProof/>
        </w:rPr>
        <w:drawing>
          <wp:inline distT="0" distB="0" distL="0" distR="0" wp14:anchorId="7F28C06E" wp14:editId="596B3558">
            <wp:extent cx="2762250" cy="2388235"/>
            <wp:effectExtent l="0" t="0" r="0" b="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pic:cNvPicPr>
                      <a:picLocks noChangeAspect="1" noChangeArrowheads="1"/>
                    </pic:cNvPicPr>
                  </pic:nvPicPr>
                  <pic:blipFill>
                    <a:blip r:embed="rId10"/>
                    <a:stretch>
                      <a:fillRect/>
                    </a:stretch>
                  </pic:blipFill>
                  <pic:spPr bwMode="auto">
                    <a:xfrm>
                      <a:off x="0" y="0"/>
                      <a:ext cx="2762250" cy="2388235"/>
                    </a:xfrm>
                    <a:prstGeom prst="rect">
                      <a:avLst/>
                    </a:prstGeom>
                  </pic:spPr>
                </pic:pic>
              </a:graphicData>
            </a:graphic>
          </wp:inline>
        </w:drawing>
      </w:r>
    </w:p>
    <w:p w14:paraId="57616D6B" w14:textId="77777777" w:rsidR="002D1F22" w:rsidRDefault="008C4B8E">
      <w:pPr>
        <w:pStyle w:val="Caption"/>
        <w:jc w:val="center"/>
      </w:pPr>
      <w:r>
        <w:t xml:space="preserve">Figure </w:t>
      </w:r>
      <w:r>
        <w:fldChar w:fldCharType="begin"/>
      </w:r>
      <w:r>
        <w:instrText>SEQ Figure \* ARABIC</w:instrText>
      </w:r>
      <w:r>
        <w:fldChar w:fldCharType="separate"/>
      </w:r>
      <w:r>
        <w:t>1</w:t>
      </w:r>
      <w:r>
        <w:fldChar w:fldCharType="end"/>
      </w:r>
      <w:r>
        <w:t>: Front of AVS-4000</w:t>
      </w:r>
    </w:p>
    <w:p w14:paraId="4FAF7351" w14:textId="77777777" w:rsidR="002D1F22" w:rsidRDefault="002D1F22">
      <w:pPr>
        <w:pStyle w:val="BodyText"/>
        <w:ind w:left="720"/>
        <w:jc w:val="center"/>
      </w:pPr>
    </w:p>
    <w:p w14:paraId="18E7D547" w14:textId="77777777" w:rsidR="002D1F22" w:rsidRDefault="008C4B8E">
      <w:pPr>
        <w:pStyle w:val="BodyText"/>
        <w:keepNext/>
        <w:ind w:left="720"/>
        <w:jc w:val="center"/>
      </w:pPr>
      <w:r>
        <w:rPr>
          <w:noProof/>
        </w:rPr>
        <w:drawing>
          <wp:inline distT="0" distB="0" distL="0" distR="0" wp14:anchorId="00EA54B4" wp14:editId="38C027CD">
            <wp:extent cx="2305050" cy="2355850"/>
            <wp:effectExtent l="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pic:cNvPicPr>
                      <a:picLocks noChangeAspect="1" noChangeArrowheads="1"/>
                    </pic:cNvPicPr>
                  </pic:nvPicPr>
                  <pic:blipFill>
                    <a:blip r:embed="rId11"/>
                    <a:stretch>
                      <a:fillRect/>
                    </a:stretch>
                  </pic:blipFill>
                  <pic:spPr bwMode="auto">
                    <a:xfrm>
                      <a:off x="0" y="0"/>
                      <a:ext cx="2305050" cy="2355850"/>
                    </a:xfrm>
                    <a:prstGeom prst="rect">
                      <a:avLst/>
                    </a:prstGeom>
                  </pic:spPr>
                </pic:pic>
              </a:graphicData>
            </a:graphic>
          </wp:inline>
        </w:drawing>
      </w:r>
    </w:p>
    <w:p w14:paraId="10EDB905" w14:textId="77777777" w:rsidR="002D1F22" w:rsidRDefault="008C4B8E">
      <w:pPr>
        <w:pStyle w:val="Caption"/>
        <w:jc w:val="center"/>
      </w:pPr>
      <w:r>
        <w:t xml:space="preserve">Figure </w:t>
      </w:r>
      <w:r>
        <w:fldChar w:fldCharType="begin"/>
      </w:r>
      <w:r>
        <w:instrText>SEQ Figure \* ARABIC</w:instrText>
      </w:r>
      <w:r>
        <w:fldChar w:fldCharType="separate"/>
      </w:r>
      <w:r>
        <w:t>2</w:t>
      </w:r>
      <w:r>
        <w:fldChar w:fldCharType="end"/>
      </w:r>
      <w:r>
        <w:t>: Rear of AVS-4000</w:t>
      </w:r>
    </w:p>
    <w:p w14:paraId="0ADFBF73" w14:textId="77777777" w:rsidR="002D1F22" w:rsidRDefault="008C4B8E">
      <w:pPr>
        <w:pStyle w:val="Heading3"/>
        <w:numPr>
          <w:ilvl w:val="2"/>
          <w:numId w:val="2"/>
        </w:numPr>
      </w:pPr>
      <w:bookmarkStart w:id="10" w:name="__RefHeading___Toc2545_3736658812"/>
      <w:bookmarkStart w:id="11" w:name="_Toc32232198"/>
      <w:bookmarkEnd w:id="10"/>
      <w:r>
        <w:lastRenderedPageBreak/>
        <w:t>2.0 Applicable Documents</w:t>
      </w:r>
      <w:bookmarkEnd w:id="11"/>
    </w:p>
    <w:p w14:paraId="44C04EF5" w14:textId="177AD484" w:rsidR="002D1F22" w:rsidDel="00874C51" w:rsidRDefault="008C4B8E" w:rsidP="00874C51">
      <w:pPr>
        <w:pStyle w:val="BodyText"/>
        <w:numPr>
          <w:ilvl w:val="0"/>
          <w:numId w:val="3"/>
        </w:numPr>
        <w:rPr>
          <w:del w:id="12" w:author="William Craig" w:date="2020-06-04T07:56:00Z"/>
        </w:rPr>
      </w:pPr>
      <w:r>
        <w:t>AVS-4000 Control API Document (AVS4000-API.pdf)</w:t>
      </w:r>
    </w:p>
    <w:p w14:paraId="20A1DEFA" w14:textId="77777777" w:rsidR="002D1F22" w:rsidRDefault="008C4B8E" w:rsidP="00874C51">
      <w:pPr>
        <w:pStyle w:val="BodyText"/>
        <w:numPr>
          <w:ilvl w:val="0"/>
          <w:numId w:val="3"/>
        </w:numPr>
        <w:pPrChange w:id="13" w:author="William Craig" w:date="2020-06-04T07:58:00Z">
          <w:pPr>
            <w:pStyle w:val="BodyText"/>
            <w:numPr>
              <w:numId w:val="3"/>
            </w:numPr>
            <w:tabs>
              <w:tab w:val="num" w:pos="720"/>
            </w:tabs>
            <w:ind w:left="720" w:hanging="360"/>
          </w:pPr>
        </w:pPrChange>
      </w:pPr>
      <w:del w:id="14" w:author="William Craig" w:date="2020-06-04T07:56:00Z">
        <w:r w:rsidDel="00874C51">
          <w:delText>AVS-4000 Getting Started in GNU Radio</w:delText>
        </w:r>
      </w:del>
    </w:p>
    <w:p w14:paraId="7CF3EBB7" w14:textId="6E8E41F1" w:rsidR="002D1F22" w:rsidRDefault="008C4B8E">
      <w:pPr>
        <w:pStyle w:val="Heading3"/>
        <w:numPr>
          <w:ilvl w:val="2"/>
          <w:numId w:val="2"/>
        </w:numPr>
      </w:pPr>
      <w:bookmarkStart w:id="15" w:name="__RefHeading___Toc2547_3736658812"/>
      <w:bookmarkStart w:id="16" w:name="_Toc32232199"/>
      <w:bookmarkEnd w:id="15"/>
      <w:r>
        <w:t>3.0 System Specifications</w:t>
      </w:r>
      <w:bookmarkEnd w:id="16"/>
    </w:p>
    <w:tbl>
      <w:tblPr>
        <w:tblStyle w:val="TableGrid"/>
        <w:tblW w:w="9962" w:type="dxa"/>
        <w:tblLook w:val="04A0" w:firstRow="1" w:lastRow="0" w:firstColumn="1" w:lastColumn="0" w:noHBand="0" w:noVBand="1"/>
      </w:tblPr>
      <w:tblGrid>
        <w:gridCol w:w="3595"/>
        <w:gridCol w:w="6367"/>
      </w:tblGrid>
      <w:tr w:rsidR="002D1F22" w14:paraId="7F6A9886" w14:textId="77777777">
        <w:tc>
          <w:tcPr>
            <w:tcW w:w="9961" w:type="dxa"/>
            <w:gridSpan w:val="2"/>
            <w:shd w:val="clear" w:color="auto" w:fill="B4C6E7" w:themeFill="accent1" w:themeFillTint="66"/>
          </w:tcPr>
          <w:p w14:paraId="34A6D5F3" w14:textId="77777777" w:rsidR="002D1F22" w:rsidRDefault="008C4B8E">
            <w:pPr>
              <w:pStyle w:val="BodyText"/>
              <w:jc w:val="center"/>
              <w:rPr>
                <w:b/>
                <w:bCs/>
              </w:rPr>
            </w:pPr>
            <w:r>
              <w:rPr>
                <w:b/>
                <w:bCs/>
              </w:rPr>
              <w:t>System Specification Table</w:t>
            </w:r>
          </w:p>
        </w:tc>
      </w:tr>
      <w:tr w:rsidR="002D1F22" w14:paraId="79ED02DC" w14:textId="77777777">
        <w:tc>
          <w:tcPr>
            <w:tcW w:w="3595" w:type="dxa"/>
            <w:shd w:val="clear" w:color="auto" w:fill="auto"/>
          </w:tcPr>
          <w:p w14:paraId="376A574C" w14:textId="77777777" w:rsidR="002D1F22" w:rsidRDefault="008C4B8E">
            <w:pPr>
              <w:pStyle w:val="BodyText"/>
            </w:pPr>
            <w:r>
              <w:t>RF Input and Output Impedance</w:t>
            </w:r>
          </w:p>
        </w:tc>
        <w:tc>
          <w:tcPr>
            <w:tcW w:w="6366" w:type="dxa"/>
            <w:shd w:val="clear" w:color="auto" w:fill="auto"/>
          </w:tcPr>
          <w:p w14:paraId="05A3D9F3" w14:textId="77777777" w:rsidR="002D1F22" w:rsidRDefault="008C4B8E">
            <w:pPr>
              <w:pStyle w:val="BodyText"/>
            </w:pPr>
            <w:r>
              <w:t>50</w:t>
            </w:r>
            <w:r>
              <w:rPr>
                <w:rFonts w:cs="Times New Roman"/>
              </w:rPr>
              <w:t>Ω</w:t>
            </w:r>
          </w:p>
        </w:tc>
      </w:tr>
      <w:tr w:rsidR="002D1F22" w14:paraId="3BA1FCD6" w14:textId="77777777">
        <w:tc>
          <w:tcPr>
            <w:tcW w:w="3595" w:type="dxa"/>
            <w:shd w:val="clear" w:color="auto" w:fill="auto"/>
          </w:tcPr>
          <w:p w14:paraId="1493ABFC" w14:textId="77777777" w:rsidR="002D1F22" w:rsidRDefault="008C4B8E">
            <w:pPr>
              <w:pStyle w:val="BodyText"/>
            </w:pPr>
            <w:r>
              <w:t>Frequency Range</w:t>
            </w:r>
          </w:p>
        </w:tc>
        <w:tc>
          <w:tcPr>
            <w:tcW w:w="6366" w:type="dxa"/>
            <w:shd w:val="clear" w:color="auto" w:fill="auto"/>
          </w:tcPr>
          <w:p w14:paraId="003991FB" w14:textId="5BA63AA1" w:rsidR="002D1F22" w:rsidRDefault="00874C51">
            <w:pPr>
              <w:pStyle w:val="BodyText"/>
            </w:pPr>
            <w:ins w:id="17" w:author="William Craig" w:date="2020-06-04T07:56:00Z">
              <w:r>
                <w:t>2</w:t>
              </w:r>
            </w:ins>
            <w:del w:id="18" w:author="William Craig" w:date="2020-06-04T07:56:00Z">
              <w:r w:rsidR="008C4B8E" w:rsidDel="00874C51">
                <w:delText>1</w:delText>
              </w:r>
            </w:del>
            <w:r w:rsidR="008C4B8E">
              <w:t xml:space="preserve"> MHz to 6GHz</w:t>
            </w:r>
          </w:p>
        </w:tc>
      </w:tr>
      <w:tr w:rsidR="002D1F22" w14:paraId="6AAEACD6" w14:textId="77777777">
        <w:tc>
          <w:tcPr>
            <w:tcW w:w="3595" w:type="dxa"/>
            <w:shd w:val="clear" w:color="auto" w:fill="auto"/>
          </w:tcPr>
          <w:p w14:paraId="506D6F7D" w14:textId="77777777" w:rsidR="002D1F22" w:rsidRDefault="008C4B8E">
            <w:pPr>
              <w:pStyle w:val="BodyText"/>
            </w:pPr>
            <w:r>
              <w:t>RF Tuning Resolution</w:t>
            </w:r>
          </w:p>
        </w:tc>
        <w:tc>
          <w:tcPr>
            <w:tcW w:w="6366" w:type="dxa"/>
            <w:shd w:val="clear" w:color="auto" w:fill="auto"/>
          </w:tcPr>
          <w:p w14:paraId="115AFD28" w14:textId="77777777" w:rsidR="002D1F22" w:rsidRDefault="008C4B8E">
            <w:pPr>
              <w:pStyle w:val="BodyText"/>
            </w:pPr>
            <w:r>
              <w:t>1 Hz</w:t>
            </w:r>
          </w:p>
        </w:tc>
      </w:tr>
      <w:tr w:rsidR="002D1F22" w14:paraId="3406E327" w14:textId="77777777">
        <w:tc>
          <w:tcPr>
            <w:tcW w:w="3595" w:type="dxa"/>
            <w:shd w:val="clear" w:color="auto" w:fill="auto"/>
          </w:tcPr>
          <w:p w14:paraId="4A298E9E" w14:textId="77777777" w:rsidR="002D1F22" w:rsidRDefault="008C4B8E">
            <w:pPr>
              <w:pStyle w:val="BodyText"/>
            </w:pPr>
            <w:r>
              <w:t>Bandwidth</w:t>
            </w:r>
          </w:p>
        </w:tc>
        <w:tc>
          <w:tcPr>
            <w:tcW w:w="6366" w:type="dxa"/>
            <w:shd w:val="clear" w:color="auto" w:fill="auto"/>
          </w:tcPr>
          <w:p w14:paraId="37512D6C" w14:textId="77777777" w:rsidR="002D1F22" w:rsidRDefault="008C4B8E">
            <w:pPr>
              <w:pStyle w:val="BodyText"/>
            </w:pPr>
            <w:r>
              <w:t>Up to 56 MHz</w:t>
            </w:r>
          </w:p>
          <w:p w14:paraId="404862E6" w14:textId="77777777" w:rsidR="002D1F22" w:rsidRDefault="008C4B8E">
            <w:pPr>
              <w:pStyle w:val="BodyText"/>
            </w:pPr>
            <w:r>
              <w:t>Selectable 50 MHz and 10 MHz SAW filtering in Low Band Conversion</w:t>
            </w:r>
          </w:p>
        </w:tc>
      </w:tr>
      <w:tr w:rsidR="002D1F22" w14:paraId="17AB4645" w14:textId="77777777">
        <w:tc>
          <w:tcPr>
            <w:tcW w:w="3595" w:type="dxa"/>
            <w:shd w:val="clear" w:color="auto" w:fill="auto"/>
          </w:tcPr>
          <w:p w14:paraId="07452198" w14:textId="77777777" w:rsidR="002D1F22" w:rsidRDefault="008C4B8E">
            <w:pPr>
              <w:pStyle w:val="BodyText"/>
            </w:pPr>
            <w:r>
              <w:t>RF RX Pre-Select Filtering</w:t>
            </w:r>
          </w:p>
        </w:tc>
        <w:tc>
          <w:tcPr>
            <w:tcW w:w="6366" w:type="dxa"/>
            <w:shd w:val="clear" w:color="auto" w:fill="auto"/>
          </w:tcPr>
          <w:p w14:paraId="02267035" w14:textId="77777777" w:rsidR="002D1F22" w:rsidRDefault="008C4B8E">
            <w:pPr>
              <w:pStyle w:val="BodyText"/>
            </w:pPr>
            <w:r>
              <w:t>5 Bands + Low Band Conversion Selectivity</w:t>
            </w:r>
          </w:p>
        </w:tc>
      </w:tr>
      <w:tr w:rsidR="002D1F22" w14:paraId="47C2FC6A" w14:textId="77777777">
        <w:tc>
          <w:tcPr>
            <w:tcW w:w="3595" w:type="dxa"/>
            <w:shd w:val="clear" w:color="auto" w:fill="auto"/>
          </w:tcPr>
          <w:p w14:paraId="20B39492" w14:textId="77777777" w:rsidR="002D1F22" w:rsidRDefault="008C4B8E">
            <w:pPr>
              <w:pStyle w:val="BodyText"/>
            </w:pPr>
            <w:r>
              <w:t>RF TX Band Filtering</w:t>
            </w:r>
          </w:p>
        </w:tc>
        <w:tc>
          <w:tcPr>
            <w:tcW w:w="6366" w:type="dxa"/>
            <w:shd w:val="clear" w:color="auto" w:fill="auto"/>
          </w:tcPr>
          <w:p w14:paraId="245764CE" w14:textId="77777777" w:rsidR="002D1F22" w:rsidRDefault="008C4B8E">
            <w:pPr>
              <w:pStyle w:val="BodyText"/>
            </w:pPr>
            <w:r>
              <w:t>5 Bands + Low Band Conversion</w:t>
            </w:r>
          </w:p>
        </w:tc>
      </w:tr>
      <w:tr w:rsidR="002D1F22" w14:paraId="61CAA6FA" w14:textId="77777777">
        <w:tc>
          <w:tcPr>
            <w:tcW w:w="3595" w:type="dxa"/>
            <w:shd w:val="clear" w:color="auto" w:fill="auto"/>
          </w:tcPr>
          <w:p w14:paraId="1E5A5696" w14:textId="77777777" w:rsidR="002D1F22" w:rsidRDefault="008C4B8E">
            <w:pPr>
              <w:pStyle w:val="BodyText"/>
            </w:pPr>
            <w:r>
              <w:t>Typical RX Noise Figure</w:t>
            </w:r>
          </w:p>
        </w:tc>
        <w:tc>
          <w:tcPr>
            <w:tcW w:w="6366" w:type="dxa"/>
            <w:shd w:val="clear" w:color="auto" w:fill="auto"/>
          </w:tcPr>
          <w:p w14:paraId="0AB8776F" w14:textId="77777777" w:rsidR="002D1F22" w:rsidRDefault="008C4B8E">
            <w:pPr>
              <w:pStyle w:val="BodyText"/>
              <w:rPr>
                <w:color w:val="FF0000"/>
              </w:rPr>
            </w:pPr>
            <w:r>
              <w:t>&lt;6 dB</w:t>
            </w:r>
          </w:p>
        </w:tc>
      </w:tr>
      <w:tr w:rsidR="002D1F22" w14:paraId="4575F39F" w14:textId="77777777">
        <w:tc>
          <w:tcPr>
            <w:tcW w:w="3595" w:type="dxa"/>
            <w:shd w:val="clear" w:color="auto" w:fill="auto"/>
          </w:tcPr>
          <w:p w14:paraId="3674B3DD" w14:textId="77777777" w:rsidR="002D1F22" w:rsidRDefault="008C4B8E">
            <w:pPr>
              <w:pStyle w:val="BodyText"/>
            </w:pPr>
            <w:r>
              <w:t>Typical RX IIP3</w:t>
            </w:r>
          </w:p>
        </w:tc>
        <w:tc>
          <w:tcPr>
            <w:tcW w:w="6366" w:type="dxa"/>
            <w:shd w:val="clear" w:color="auto" w:fill="auto"/>
          </w:tcPr>
          <w:p w14:paraId="36250678" w14:textId="77777777" w:rsidR="002D1F22" w:rsidRDefault="008C4B8E">
            <w:pPr>
              <w:pStyle w:val="BodyText"/>
              <w:rPr>
                <w:color w:val="FF0000"/>
              </w:rPr>
            </w:pPr>
            <w:r>
              <w:t>-12dBm at Max RF Gain</w:t>
            </w:r>
          </w:p>
        </w:tc>
      </w:tr>
      <w:tr w:rsidR="002D1F22" w14:paraId="67DD4275" w14:textId="77777777">
        <w:tc>
          <w:tcPr>
            <w:tcW w:w="3595" w:type="dxa"/>
            <w:shd w:val="clear" w:color="auto" w:fill="auto"/>
          </w:tcPr>
          <w:p w14:paraId="59100648" w14:textId="77777777" w:rsidR="002D1F22" w:rsidRDefault="008C4B8E">
            <w:pPr>
              <w:pStyle w:val="BodyText"/>
            </w:pPr>
            <w:r>
              <w:t>Typical TX Output Power</w:t>
            </w:r>
          </w:p>
        </w:tc>
        <w:tc>
          <w:tcPr>
            <w:tcW w:w="6366" w:type="dxa"/>
            <w:shd w:val="clear" w:color="auto" w:fill="auto"/>
          </w:tcPr>
          <w:p w14:paraId="56CDEB18" w14:textId="77777777" w:rsidR="002D1F22" w:rsidRDefault="008C4B8E">
            <w:pPr>
              <w:pStyle w:val="BodyText"/>
            </w:pPr>
            <w:r>
              <w:t>+10dBM &lt; 2GHz</w:t>
            </w:r>
          </w:p>
          <w:p w14:paraId="34C0E9FC" w14:textId="77777777" w:rsidR="002D1F22" w:rsidRDefault="008C4B8E">
            <w:pPr>
              <w:pStyle w:val="BodyText"/>
            </w:pPr>
            <w:r>
              <w:t>+6dBm &gt; 2GHz</w:t>
            </w:r>
          </w:p>
        </w:tc>
      </w:tr>
      <w:tr w:rsidR="002D1F22" w14:paraId="18422FBD" w14:textId="77777777">
        <w:tc>
          <w:tcPr>
            <w:tcW w:w="3595" w:type="dxa"/>
            <w:shd w:val="clear" w:color="auto" w:fill="auto"/>
          </w:tcPr>
          <w:p w14:paraId="2E4B8182" w14:textId="77777777" w:rsidR="002D1F22" w:rsidRDefault="008C4B8E">
            <w:pPr>
              <w:pStyle w:val="BodyText"/>
            </w:pPr>
            <w:r>
              <w:t>RX Sample Rate Range</w:t>
            </w:r>
          </w:p>
        </w:tc>
        <w:tc>
          <w:tcPr>
            <w:tcW w:w="6366" w:type="dxa"/>
            <w:shd w:val="clear" w:color="auto" w:fill="auto"/>
          </w:tcPr>
          <w:p w14:paraId="21B42D7F" w14:textId="77777777" w:rsidR="002D1F22" w:rsidRDefault="008C4B8E">
            <w:pPr>
              <w:pStyle w:val="BodyText"/>
            </w:pPr>
            <w:r>
              <w:t xml:space="preserve">1 </w:t>
            </w:r>
            <w:proofErr w:type="spellStart"/>
            <w:r>
              <w:t>Ksps</w:t>
            </w:r>
            <w:proofErr w:type="spellEnd"/>
            <w:r>
              <w:t xml:space="preserve"> to 61.44 </w:t>
            </w:r>
            <w:proofErr w:type="spellStart"/>
            <w:r>
              <w:t>Msps</w:t>
            </w:r>
            <w:proofErr w:type="spellEnd"/>
          </w:p>
        </w:tc>
      </w:tr>
      <w:tr w:rsidR="002D1F22" w14:paraId="72E2B411" w14:textId="77777777">
        <w:tc>
          <w:tcPr>
            <w:tcW w:w="3595" w:type="dxa"/>
            <w:shd w:val="clear" w:color="auto" w:fill="auto"/>
          </w:tcPr>
          <w:p w14:paraId="3E2E2DE4" w14:textId="77777777" w:rsidR="002D1F22" w:rsidRDefault="008C4B8E">
            <w:pPr>
              <w:pStyle w:val="BodyText"/>
            </w:pPr>
            <w:r>
              <w:t>TX Sample Rate Range</w:t>
            </w:r>
          </w:p>
        </w:tc>
        <w:tc>
          <w:tcPr>
            <w:tcW w:w="6366" w:type="dxa"/>
            <w:shd w:val="clear" w:color="auto" w:fill="auto"/>
          </w:tcPr>
          <w:p w14:paraId="0CA36191" w14:textId="77777777" w:rsidR="002D1F22" w:rsidRDefault="008C4B8E">
            <w:pPr>
              <w:pStyle w:val="BodyText"/>
            </w:pPr>
            <w:r>
              <w:t xml:space="preserve">1 </w:t>
            </w:r>
            <w:proofErr w:type="spellStart"/>
            <w:r>
              <w:t>Ksps</w:t>
            </w:r>
            <w:proofErr w:type="spellEnd"/>
            <w:r>
              <w:t xml:space="preserve"> to 61.44 </w:t>
            </w:r>
            <w:proofErr w:type="spellStart"/>
            <w:r>
              <w:t>Msps</w:t>
            </w:r>
            <w:proofErr w:type="spellEnd"/>
          </w:p>
        </w:tc>
      </w:tr>
      <w:tr w:rsidR="002D1F22" w14:paraId="17F23370" w14:textId="77777777">
        <w:tc>
          <w:tcPr>
            <w:tcW w:w="3595" w:type="dxa"/>
            <w:shd w:val="clear" w:color="auto" w:fill="auto"/>
          </w:tcPr>
          <w:p w14:paraId="7E22D972" w14:textId="77777777" w:rsidR="002D1F22" w:rsidRDefault="008C4B8E">
            <w:pPr>
              <w:pStyle w:val="BodyText"/>
            </w:pPr>
            <w:r>
              <w:t>A/D and D/A Converter Width</w:t>
            </w:r>
          </w:p>
        </w:tc>
        <w:tc>
          <w:tcPr>
            <w:tcW w:w="6366" w:type="dxa"/>
            <w:shd w:val="clear" w:color="auto" w:fill="auto"/>
          </w:tcPr>
          <w:p w14:paraId="19FCF290" w14:textId="77777777" w:rsidR="002D1F22" w:rsidRDefault="008C4B8E">
            <w:pPr>
              <w:pStyle w:val="BodyText"/>
            </w:pPr>
            <w:r>
              <w:t>12-bits</w:t>
            </w:r>
          </w:p>
        </w:tc>
      </w:tr>
      <w:tr w:rsidR="002D1F22" w14:paraId="4EDAE901" w14:textId="77777777">
        <w:tc>
          <w:tcPr>
            <w:tcW w:w="3595" w:type="dxa"/>
            <w:shd w:val="clear" w:color="auto" w:fill="auto"/>
          </w:tcPr>
          <w:p w14:paraId="41AC2136" w14:textId="77777777" w:rsidR="002D1F22" w:rsidRDefault="008C4B8E">
            <w:pPr>
              <w:pStyle w:val="BodyText"/>
            </w:pPr>
            <w:r>
              <w:t>AVS-4000 Sample Width</w:t>
            </w:r>
          </w:p>
        </w:tc>
        <w:tc>
          <w:tcPr>
            <w:tcW w:w="6366" w:type="dxa"/>
            <w:shd w:val="clear" w:color="auto" w:fill="auto"/>
          </w:tcPr>
          <w:p w14:paraId="0382E013" w14:textId="77777777" w:rsidR="002D1F22" w:rsidRDefault="008C4B8E">
            <w:pPr>
              <w:pStyle w:val="BodyText"/>
            </w:pPr>
            <w:r>
              <w:t>16-bits</w:t>
            </w:r>
          </w:p>
        </w:tc>
      </w:tr>
      <w:tr w:rsidR="002D1F22" w14:paraId="34A8885F" w14:textId="77777777">
        <w:tc>
          <w:tcPr>
            <w:tcW w:w="3595" w:type="dxa"/>
            <w:shd w:val="clear" w:color="auto" w:fill="auto"/>
          </w:tcPr>
          <w:p w14:paraId="3F29BCBB" w14:textId="77777777" w:rsidR="002D1F22" w:rsidRDefault="008C4B8E">
            <w:pPr>
              <w:pStyle w:val="BodyText"/>
            </w:pPr>
            <w:r>
              <w:t>FPGA Digital Tuning Resolution (DDC and DUC)</w:t>
            </w:r>
          </w:p>
        </w:tc>
        <w:tc>
          <w:tcPr>
            <w:tcW w:w="6366" w:type="dxa"/>
            <w:shd w:val="clear" w:color="auto" w:fill="auto"/>
          </w:tcPr>
          <w:p w14:paraId="3F3A24F4" w14:textId="77777777" w:rsidR="002D1F22" w:rsidRDefault="008C4B8E">
            <w:pPr>
              <w:pStyle w:val="BodyText"/>
            </w:pPr>
            <w:r>
              <w:t>&lt; 0.1 Hz</w:t>
            </w:r>
          </w:p>
        </w:tc>
      </w:tr>
      <w:tr w:rsidR="002D1F22" w14:paraId="370226C5" w14:textId="77777777">
        <w:tc>
          <w:tcPr>
            <w:tcW w:w="3595" w:type="dxa"/>
            <w:shd w:val="clear" w:color="auto" w:fill="auto"/>
          </w:tcPr>
          <w:p w14:paraId="40847549" w14:textId="77777777" w:rsidR="002D1F22" w:rsidRDefault="008C4B8E">
            <w:pPr>
              <w:pStyle w:val="BodyText"/>
            </w:pPr>
            <w:r>
              <w:t>FPGA DDC Decimation Rates</w:t>
            </w:r>
          </w:p>
        </w:tc>
        <w:tc>
          <w:tcPr>
            <w:tcW w:w="6366" w:type="dxa"/>
            <w:shd w:val="clear" w:color="auto" w:fill="auto"/>
          </w:tcPr>
          <w:p w14:paraId="34944404" w14:textId="77777777" w:rsidR="002D1F22" w:rsidRDefault="008C4B8E">
            <w:pPr>
              <w:pStyle w:val="BodyText"/>
            </w:pPr>
            <w:r>
              <w:t>[1, 2, 4, [8:2:2048], [2052:4:4096], [4104:8:8192]]</w:t>
            </w:r>
          </w:p>
        </w:tc>
      </w:tr>
      <w:tr w:rsidR="002D1F22" w14:paraId="67A566A5" w14:textId="77777777">
        <w:tc>
          <w:tcPr>
            <w:tcW w:w="3595" w:type="dxa"/>
            <w:shd w:val="clear" w:color="auto" w:fill="auto"/>
          </w:tcPr>
          <w:p w14:paraId="68961AD2" w14:textId="77777777" w:rsidR="002D1F22" w:rsidRDefault="008C4B8E">
            <w:pPr>
              <w:pStyle w:val="BodyText"/>
            </w:pPr>
            <w:r>
              <w:t>FPGA DUC Interpolation Rates</w:t>
            </w:r>
          </w:p>
        </w:tc>
        <w:tc>
          <w:tcPr>
            <w:tcW w:w="6366" w:type="dxa"/>
            <w:shd w:val="clear" w:color="auto" w:fill="auto"/>
          </w:tcPr>
          <w:p w14:paraId="618FE086" w14:textId="77777777" w:rsidR="002D1F22" w:rsidRDefault="008C4B8E">
            <w:pPr>
              <w:pStyle w:val="BodyText"/>
            </w:pPr>
            <w:r>
              <w:t>[1, 2, 4, [8:2:2048], [2052:4:4096], [4104:8:8192]]</w:t>
            </w:r>
          </w:p>
        </w:tc>
      </w:tr>
      <w:tr w:rsidR="002D1F22" w14:paraId="1B5B8D7E" w14:textId="77777777">
        <w:tc>
          <w:tcPr>
            <w:tcW w:w="3595" w:type="dxa"/>
            <w:shd w:val="clear" w:color="auto" w:fill="auto"/>
          </w:tcPr>
          <w:p w14:paraId="4F5FAC58" w14:textId="77777777" w:rsidR="002D1F22" w:rsidRDefault="008C4B8E">
            <w:pPr>
              <w:pStyle w:val="BodyText"/>
            </w:pPr>
            <w:r>
              <w:t>Timestamp Resolution</w:t>
            </w:r>
          </w:p>
        </w:tc>
        <w:tc>
          <w:tcPr>
            <w:tcW w:w="6366" w:type="dxa"/>
            <w:shd w:val="clear" w:color="auto" w:fill="auto"/>
          </w:tcPr>
          <w:p w14:paraId="24639518" w14:textId="77371703" w:rsidR="002D1F22" w:rsidRDefault="008C4B8E">
            <w:pPr>
              <w:pStyle w:val="BodyText"/>
            </w:pPr>
            <w:r>
              <w:t>1/2 of the Master Sample Rate Period (AD9364 Sample Rate)</w:t>
            </w:r>
            <w:ins w:id="19" w:author="William Craig" w:date="2020-06-04T07:57:00Z">
              <w:r w:rsidR="00874C51">
                <w:t xml:space="preserve"> typically </w:t>
              </w:r>
            </w:ins>
            <w:ins w:id="20" w:author="William Craig" w:date="2020-06-04T07:58:00Z">
              <w:r w:rsidR="00874C51">
                <w:t>12.5 ns</w:t>
              </w:r>
            </w:ins>
          </w:p>
        </w:tc>
      </w:tr>
      <w:tr w:rsidR="002D1F22" w14:paraId="235A48D8" w14:textId="77777777">
        <w:tc>
          <w:tcPr>
            <w:tcW w:w="3595" w:type="dxa"/>
            <w:shd w:val="clear" w:color="auto" w:fill="auto"/>
          </w:tcPr>
          <w:p w14:paraId="224FD119" w14:textId="77777777" w:rsidR="002D1F22" w:rsidRDefault="008C4B8E">
            <w:pPr>
              <w:pStyle w:val="BodyText"/>
            </w:pPr>
            <w:r>
              <w:t xml:space="preserve">Reference </w:t>
            </w:r>
          </w:p>
        </w:tc>
        <w:tc>
          <w:tcPr>
            <w:tcW w:w="6366" w:type="dxa"/>
            <w:shd w:val="clear" w:color="auto" w:fill="auto"/>
          </w:tcPr>
          <w:p w14:paraId="6B157A01" w14:textId="77777777" w:rsidR="002D1F22" w:rsidRDefault="008C4B8E">
            <w:pPr>
              <w:pStyle w:val="BodyText"/>
            </w:pPr>
            <w:r>
              <w:t xml:space="preserve">10MHz Reference Input: (AC </w:t>
            </w:r>
            <w:proofErr w:type="gramStart"/>
            <w:r>
              <w:t>Coupled)  +</w:t>
            </w:r>
            <w:proofErr w:type="gramEnd"/>
            <w:r>
              <w:t xml:space="preserve">2dBm to +15dBm </w:t>
            </w:r>
          </w:p>
          <w:p w14:paraId="31F674F8" w14:textId="77777777" w:rsidR="002D1F22" w:rsidRDefault="008C4B8E">
            <w:pPr>
              <w:pStyle w:val="BodyText"/>
            </w:pPr>
            <w:r>
              <w:t xml:space="preserve">1PPS Input: 0VDC to 5VDC Max with VIH = 1.8VDC </w:t>
            </w:r>
          </w:p>
          <w:p w14:paraId="56F22AA1" w14:textId="77777777" w:rsidR="002D1F22" w:rsidRDefault="008C4B8E">
            <w:pPr>
              <w:pStyle w:val="BodyText"/>
            </w:pPr>
            <w:r>
              <w:t xml:space="preserve">GPS Antenna Input: +3.3VDC Output @30mA </w:t>
            </w:r>
          </w:p>
        </w:tc>
      </w:tr>
      <w:tr w:rsidR="002D1F22" w14:paraId="56165B1A" w14:textId="77777777">
        <w:tc>
          <w:tcPr>
            <w:tcW w:w="3595" w:type="dxa"/>
            <w:shd w:val="clear" w:color="auto" w:fill="auto"/>
          </w:tcPr>
          <w:p w14:paraId="59A93E97" w14:textId="77777777" w:rsidR="002D1F22" w:rsidRDefault="002D1F22">
            <w:pPr>
              <w:pStyle w:val="BodyText"/>
            </w:pPr>
          </w:p>
        </w:tc>
        <w:tc>
          <w:tcPr>
            <w:tcW w:w="6366" w:type="dxa"/>
            <w:shd w:val="clear" w:color="auto" w:fill="auto"/>
          </w:tcPr>
          <w:p w14:paraId="4CD30291" w14:textId="77777777" w:rsidR="002D1F22" w:rsidRDefault="002D1F22">
            <w:pPr>
              <w:pStyle w:val="BodyText"/>
            </w:pPr>
          </w:p>
        </w:tc>
      </w:tr>
      <w:tr w:rsidR="002D1F22" w14:paraId="02D4863F" w14:textId="77777777">
        <w:tc>
          <w:tcPr>
            <w:tcW w:w="3595" w:type="dxa"/>
            <w:shd w:val="clear" w:color="auto" w:fill="auto"/>
          </w:tcPr>
          <w:p w14:paraId="32B1D9E6" w14:textId="77777777" w:rsidR="002D1F22" w:rsidRDefault="008C4B8E">
            <w:pPr>
              <w:pStyle w:val="BodyText"/>
            </w:pPr>
            <w:r>
              <w:t>Weight</w:t>
            </w:r>
          </w:p>
        </w:tc>
        <w:tc>
          <w:tcPr>
            <w:tcW w:w="6366" w:type="dxa"/>
            <w:shd w:val="clear" w:color="auto" w:fill="auto"/>
          </w:tcPr>
          <w:p w14:paraId="6C012425" w14:textId="77777777" w:rsidR="002D1F22" w:rsidRDefault="008C4B8E">
            <w:pPr>
              <w:pStyle w:val="BodyText"/>
            </w:pPr>
            <w:ins w:id="21" w:author="William Craig" w:date="2020-02-20T09:37:00Z">
              <w:r>
                <w:t>4.5 ounces</w:t>
              </w:r>
            </w:ins>
            <w:del w:id="22" w:author="William Craig" w:date="2020-02-20T09:37:00Z">
              <w:r>
                <w:delText>TBD</w:delText>
              </w:r>
            </w:del>
          </w:p>
        </w:tc>
      </w:tr>
      <w:tr w:rsidR="002D1F22" w14:paraId="73FE2416" w14:textId="77777777">
        <w:tc>
          <w:tcPr>
            <w:tcW w:w="3595" w:type="dxa"/>
            <w:shd w:val="clear" w:color="auto" w:fill="auto"/>
          </w:tcPr>
          <w:p w14:paraId="2E2EDA75" w14:textId="77777777" w:rsidR="002D1F22" w:rsidRDefault="008C4B8E">
            <w:pPr>
              <w:pStyle w:val="BodyText"/>
            </w:pPr>
            <w:r>
              <w:t>Dimensions</w:t>
            </w:r>
          </w:p>
        </w:tc>
        <w:tc>
          <w:tcPr>
            <w:tcW w:w="6366" w:type="dxa"/>
            <w:shd w:val="clear" w:color="auto" w:fill="auto"/>
          </w:tcPr>
          <w:p w14:paraId="567F7D7E" w14:textId="77777777" w:rsidR="002D1F22" w:rsidRDefault="008C4B8E">
            <w:pPr>
              <w:pStyle w:val="BodyText"/>
            </w:pPr>
            <w:r>
              <w:t>4.20” x 2.64” x 0.62”</w:t>
            </w:r>
          </w:p>
        </w:tc>
      </w:tr>
    </w:tbl>
    <w:p w14:paraId="77BB4D9C" w14:textId="77777777" w:rsidR="002D1F22" w:rsidRDefault="002D1F22">
      <w:pPr>
        <w:pStyle w:val="BodyText"/>
      </w:pPr>
    </w:p>
    <w:p w14:paraId="679D4FFB" w14:textId="77777777" w:rsidR="002D1F22" w:rsidRDefault="008C4B8E">
      <w:pPr>
        <w:pStyle w:val="BodyText"/>
        <w:jc w:val="center"/>
      </w:pPr>
      <w:r>
        <w:t>Table #1 – Systems Specifications</w:t>
      </w:r>
    </w:p>
    <w:p w14:paraId="19124932" w14:textId="77777777" w:rsidR="002D1F22" w:rsidRDefault="008C4B8E">
      <w:pPr>
        <w:pStyle w:val="Heading3"/>
        <w:numPr>
          <w:ilvl w:val="2"/>
          <w:numId w:val="2"/>
        </w:numPr>
      </w:pPr>
      <w:bookmarkStart w:id="23" w:name="__RefHeading___Toc2549_3736658812"/>
      <w:bookmarkStart w:id="24" w:name="_Toc32232200"/>
      <w:bookmarkEnd w:id="23"/>
      <w:r>
        <w:t>4.0 System Overview</w:t>
      </w:r>
      <w:bookmarkEnd w:id="24"/>
    </w:p>
    <w:p w14:paraId="6D8EC40D" w14:textId="77777777" w:rsidR="002D1F22" w:rsidRDefault="008C4B8E">
      <w:pPr>
        <w:pStyle w:val="BodyText"/>
      </w:pPr>
      <w:r>
        <w:tab/>
        <w:t xml:space="preserve">The AVS-4000 is a small single channel USB Type C radio transceiver that is capable of providing frequency coverage from 1MHz to 6 GHz.  The radio is designed around the AD9364 RF to bits transceiver and offers extremely fine RF frequency and sample rate steps due to fractional-N synthesizers in the system.  A Xilinx </w:t>
      </w:r>
      <w:proofErr w:type="spellStart"/>
      <w:r>
        <w:t>Artix</w:t>
      </w:r>
      <w:proofErr w:type="spellEnd"/>
      <w:r>
        <w:t xml:space="preserve"> 100T FPGA performs RX down-conversion and filtering using a digital down converter (DDC) and TX up-conversion and filtering using a digital up converter (DUC).  Backend circuitry performs timestamp application, packetizes the RX samples, and de-packetizes the TX samples.  The FPGA also contains a high-resolution time base that can be loaded using one of the timing references in the system.  The reference section of the radio has an external 10MHz input, a one pulse-per-second input, and an integrated GPS receiver that provides a 1-PPS output to the FPGA. The transceiver has provisions for synchronization of the radio and local time base.  The software and firmware support tightly controlled RX stream and TX stream start-up.  The combination of these features and many reference options provide for deterministic delays from start-up to start-up.  The AVS-4000 also applies a high-resolution timestamp that compensates for filter delays and processing of the received samples.  These features allow the AVS-4000 to be used in multi-radio distributed receiver systems as well as beamforming, TDOA, FDOA, and co-operative mesh networking scenarios.  These scenarios are situations where other radios in this class would not be applicable.</w:t>
      </w:r>
    </w:p>
    <w:p w14:paraId="19040C1A" w14:textId="77777777" w:rsidR="002D1F22" w:rsidRDefault="002D1F22">
      <w:pPr>
        <w:pStyle w:val="BodyText"/>
      </w:pPr>
    </w:p>
    <w:p w14:paraId="4B511225" w14:textId="77777777" w:rsidR="002D1F22" w:rsidRDefault="008C4B8E">
      <w:pPr>
        <w:pStyle w:val="BodyText"/>
      </w:pPr>
      <w:r>
        <w:t>The following figure is a high-level block diagram of the AVS-4000.  This diagram depicts the data flow in the RX and TX paths and highlights the major sections of the transceiver.  The following sections of the manual provide additional details of the design and are applicable to the use of the radio.</w:t>
      </w:r>
    </w:p>
    <w:p w14:paraId="0031E0F9" w14:textId="77777777" w:rsidR="002D1F22" w:rsidRDefault="002D1F22">
      <w:pPr>
        <w:pStyle w:val="BodyText"/>
      </w:pPr>
    </w:p>
    <w:p w14:paraId="14906788" w14:textId="77777777" w:rsidR="002D1F22" w:rsidRDefault="002D1F22">
      <w:pPr>
        <w:pStyle w:val="BodyText"/>
      </w:pPr>
    </w:p>
    <w:p w14:paraId="02E0934B" w14:textId="77777777" w:rsidR="002D1F22" w:rsidRDefault="008C4B8E">
      <w:pPr>
        <w:pStyle w:val="BodyText"/>
        <w:keepNext/>
      </w:pPr>
      <w:r>
        <w:lastRenderedPageBreak/>
        <w:pict w14:anchorId="3EC3B5F8">
          <v:shape id="ole_rId6" o:spid="_x0000_i1025" style="width:498.05pt;height:218pt" coordsize="" o:spt="100" adj="0,,0" path="" stroked="f">
            <v:stroke joinstyle="miter"/>
            <v:imagedata r:id="rId12" o:title=""/>
            <v:formulas/>
            <v:path o:connecttype="segments"/>
          </v:shape>
        </w:pict>
      </w:r>
    </w:p>
    <w:p w14:paraId="7C7F5FA4" w14:textId="77777777" w:rsidR="002D1F22" w:rsidRDefault="008C4B8E">
      <w:pPr>
        <w:pStyle w:val="Caption"/>
        <w:jc w:val="center"/>
      </w:pPr>
      <w:r>
        <w:t xml:space="preserve">Figure </w:t>
      </w:r>
      <w:r>
        <w:fldChar w:fldCharType="begin"/>
      </w:r>
      <w:r>
        <w:instrText>SEQ Figure \* ARABIC</w:instrText>
      </w:r>
      <w:r>
        <w:fldChar w:fldCharType="separate"/>
      </w:r>
      <w:r>
        <w:t>3</w:t>
      </w:r>
      <w:r>
        <w:fldChar w:fldCharType="end"/>
      </w:r>
      <w:r>
        <w:t>: Block Diagram of AVS-4000</w:t>
      </w:r>
    </w:p>
    <w:p w14:paraId="3D852035" w14:textId="77777777" w:rsidR="002D1F22" w:rsidRDefault="002D1F22">
      <w:pPr>
        <w:pStyle w:val="BodyText"/>
        <w:jc w:val="center"/>
      </w:pPr>
    </w:p>
    <w:p w14:paraId="3731572A" w14:textId="5380C2B8" w:rsidR="002D1F22" w:rsidRDefault="008C4B8E">
      <w:r>
        <w:t xml:space="preserve">In the RF receive path, there are two major paths that can be utilized.  The typical path contains a bank of 5 pre-select filters for operation from 70 </w:t>
      </w:r>
      <w:proofErr w:type="spellStart"/>
      <w:r>
        <w:t>Mhz</w:t>
      </w:r>
      <w:proofErr w:type="spellEnd"/>
      <w:r>
        <w:t xml:space="preserve"> to 6 GHz and are directly input to the AD9364.  The second path is the low band extension path that extends the RF frequency of the radio down to </w:t>
      </w:r>
      <w:ins w:id="25" w:author="William Craig" w:date="2020-06-04T08:04:00Z">
        <w:r w:rsidR="00874C51">
          <w:t>2</w:t>
        </w:r>
      </w:ins>
      <w:del w:id="26" w:author="William Craig" w:date="2020-06-04T08:04:00Z">
        <w:r w:rsidDel="00874C51">
          <w:delText>1</w:delText>
        </w:r>
      </w:del>
      <w:r>
        <w:t xml:space="preserve"> </w:t>
      </w:r>
      <w:proofErr w:type="spellStart"/>
      <w:r>
        <w:t>MHz.</w:t>
      </w:r>
      <w:proofErr w:type="spellEnd"/>
      <w:r>
        <w:t xml:space="preserve"> The frequency extension path mixes the RF signal up to a higher IF frequency that is within the operational range of the AD9364.  The low band frequency extension path contains two selectable SAW filters that have band widths of 50 MHz and 10 MHz; these filters provide a wideband option as well as a higher selectivity option when the 10 MHz filter is selected.  Both paths feed RX inputs of the AD9364.  A series of switches allow the RX/TX connector to be used as a single RX input or function as both RX and TX.  This functionality is used when the AVS-4000 is operating in a TDD scenario.  </w:t>
      </w:r>
    </w:p>
    <w:p w14:paraId="7AE9ABCA" w14:textId="77777777" w:rsidR="002D1F22" w:rsidRDefault="002D1F22"/>
    <w:p w14:paraId="717053CC" w14:textId="77777777" w:rsidR="002D1F22" w:rsidRDefault="008C4B8E">
      <w:r>
        <w:t>In the RF transmit path there are two paths out of the AD9364.  The first path bypasses the TX low band frequency extension and outputs signals directly out of the AD9364 in the frequency range of 70 MHz to 6 GHz.  For low frequency operation down to 1 MHz, the TX low band frequency extension can be utilized.  In this mode, the AD9364 outputs the signal at a higher frequency IF.  The signal is then mixed down to achieve output frequencies as low as 1MHz.  Both paths have the option to select the use of an RF transmit amplifier when additional output power is required.  All TX signals traverse the TX filter bank to filter harmonics.</w:t>
      </w:r>
    </w:p>
    <w:p w14:paraId="7D4BBD34" w14:textId="77777777" w:rsidR="002D1F22" w:rsidRDefault="002D1F22"/>
    <w:p w14:paraId="5DA67D15" w14:textId="77777777" w:rsidR="002D1F22" w:rsidRDefault="008C4B8E">
      <w:r>
        <w:t xml:space="preserve">For its size, the AVS-4000 has a robust reference section.  The radio has three inputs that can be used as frequency and/or timing references.  The radio is capable of disciplining the local TCXO to either an external PPS or the PPS generated by the integrated GPS receiver.  The radio also has a traditional external 10MHz reference input and PLL that can lock the transceivers local oscillator to a user </w:t>
      </w:r>
      <w:r>
        <w:lastRenderedPageBreak/>
        <w:t>provided reference.  In all reference modes, the user can use the external PPS, GPS PPS, or an internal PPS generated in the FPGA as the timing reference for the system.</w:t>
      </w:r>
    </w:p>
    <w:p w14:paraId="57197EF2" w14:textId="77777777" w:rsidR="002D1F22" w:rsidRDefault="002D1F22"/>
    <w:p w14:paraId="0827EE79" w14:textId="77777777" w:rsidR="002D1F22" w:rsidRDefault="008C4B8E">
      <w:r>
        <w:t xml:space="preserve">The AD9364 is a complete RF to bits transceiver.  In the receive path, the transceiver down-converts the RF input to baseband, digitizes the down-converted signal, performs various corrections to the samples, and then applies a series of filters to reduce the sample rate and limit the bandwidth of the samples provided to the FPGA.  An automatic gain control algorithm adjusts the gain throughout the receive chain to ensure optimal performance and output power.  </w:t>
      </w:r>
    </w:p>
    <w:p w14:paraId="7EF4424A" w14:textId="77777777" w:rsidR="002D1F22" w:rsidRDefault="002D1F22"/>
    <w:p w14:paraId="7BA002C5" w14:textId="77777777" w:rsidR="002D1F22" w:rsidRDefault="008C4B8E">
      <w:r>
        <w:t>In the transmit direction, to reciprocal operations are performed.  The AD9364 receives samples from the FPGA.  These samples are interpolated and filtered in a series of filters; quadrature compensation is applied to the samples output from the filter chain.  The corrected samples are then converted to an analog signal by the D/A converter in the AD9364.  The analog symbols are then upconverted onto the RF carrier and attenuation is applied as specified by the user.</w:t>
      </w:r>
    </w:p>
    <w:p w14:paraId="4497435E" w14:textId="77777777" w:rsidR="002D1F22" w:rsidRDefault="002D1F22"/>
    <w:p w14:paraId="7A00341A" w14:textId="37BC6838" w:rsidR="002D1F22" w:rsidRDefault="008C4B8E">
      <w:r>
        <w:t xml:space="preserve">In both cases, the transmit samples from the FPGA to the AD9364 and the receive samples from the AD9364 to the FPGA are transferred at the </w:t>
      </w:r>
      <w:proofErr w:type="spellStart"/>
      <w:r>
        <w:t>Master.SampleRate</w:t>
      </w:r>
      <w:proofErr w:type="spellEnd"/>
      <w:r>
        <w:t xml:space="preserve"> (AD9364 Rate) as defined in the AVS-4000 API.  The FPGA is responsible for receiving RX samples, providing them to the DDC and packetizing the samples into Vita 49 packets with timestamps applied. The Vita 49 packets are then transferred from the FPGA to the memory of the FX3 USB 3.1 Gen1 controller which in turn transfers the Vita 49 packets to the host computer via the USB connection.  The RX Vita 49 packets that are transferred to the host are know</w:t>
      </w:r>
      <w:ins w:id="27" w:author="William Craig" w:date="2020-06-04T08:08:00Z">
        <w:r w:rsidR="00012630">
          <w:t>n</w:t>
        </w:r>
      </w:ins>
      <w:r>
        <w:t xml:space="preserve"> as the Egress data.  The IQ samples in the Vita 49 packets are at the DDC decimated rate, this is called the </w:t>
      </w:r>
      <w:proofErr w:type="spellStart"/>
      <w:proofErr w:type="gramStart"/>
      <w:r>
        <w:t>Rx.SampleRate</w:t>
      </w:r>
      <w:proofErr w:type="spellEnd"/>
      <w:proofErr w:type="gramEnd"/>
      <w:r>
        <w:t xml:space="preserve"> as defined in the AVS-4000 API.  The DDC in the FPGA is capable of both tuning and decimating the input samples.  Available decimations rates range from 2 to 8192.  Not all rates in this range are supported (see table 1 in section 3 FPGA DDC Decimation Rates).  The DDC decimation is equal to the ratio of </w:t>
      </w:r>
      <w:proofErr w:type="spellStart"/>
      <w:r>
        <w:t>Master.SampleRate</w:t>
      </w:r>
      <w:proofErr w:type="spellEnd"/>
      <w:r>
        <w:t xml:space="preserve"> over </w:t>
      </w:r>
      <w:proofErr w:type="spellStart"/>
      <w:proofErr w:type="gramStart"/>
      <w:r>
        <w:t>Rx.SampleRate</w:t>
      </w:r>
      <w:proofErr w:type="spellEnd"/>
      <w:proofErr w:type="gramEnd"/>
      <w:r>
        <w:t>.  The DDC is also capable of applying gain at a couple of points in the down conversion process.</w:t>
      </w:r>
    </w:p>
    <w:p w14:paraId="74DBCA2B" w14:textId="77777777" w:rsidR="002D1F22" w:rsidRDefault="002D1F22"/>
    <w:p w14:paraId="2EE7D639" w14:textId="7F8B926E" w:rsidR="002D1F22" w:rsidRDefault="008C4B8E">
      <w:r>
        <w:t xml:space="preserve">In the Ingress (TX) direction, the </w:t>
      </w:r>
      <w:ins w:id="28" w:author="William Craig" w:date="2020-06-04T08:09:00Z">
        <w:r w:rsidR="00012630">
          <w:t>USB controller</w:t>
        </w:r>
      </w:ins>
      <w:del w:id="29" w:author="William Craig" w:date="2020-06-04T08:09:00Z">
        <w:r w:rsidDel="00012630">
          <w:delText>FX3</w:delText>
        </w:r>
      </w:del>
      <w:r>
        <w:t xml:space="preserve"> receives packets from the host.  The FPGA pulls these packets out of memory buffers in the </w:t>
      </w:r>
      <w:ins w:id="30" w:author="William Craig" w:date="2020-06-04T08:10:00Z">
        <w:r w:rsidR="00012630">
          <w:t>USB controller</w:t>
        </w:r>
      </w:ins>
      <w:del w:id="31" w:author="William Craig" w:date="2020-06-04T08:10:00Z">
        <w:r w:rsidDel="00012630">
          <w:delText>FX3</w:delText>
        </w:r>
      </w:del>
      <w:r>
        <w:t xml:space="preserve"> and de-packetizes the Vita 49 packets.  The packet timestamps and IQ samples are buffered and then sent to the DUC, digital upconverter.  The digital up converter (DUC) applies a series of interpolating filters, gain adjustment, and is capable of tuning the upconverted sample within the baseband bandwidth at the </w:t>
      </w:r>
      <w:proofErr w:type="spellStart"/>
      <w:r>
        <w:t>Master.SampleRate</w:t>
      </w:r>
      <w:proofErr w:type="spellEnd"/>
      <w:r>
        <w:t>.  The FPGA then transfers the output samples of the DUC to the AD9364.</w:t>
      </w:r>
    </w:p>
    <w:p w14:paraId="0F121344" w14:textId="77777777" w:rsidR="002D1F22" w:rsidRDefault="002D1F22"/>
    <w:p w14:paraId="4379C0EA" w14:textId="77777777" w:rsidR="002D1F22" w:rsidRDefault="008C4B8E">
      <w:r>
        <w:t xml:space="preserve">The previous section provided a brief overview of the dataflow in the AVS-4000.  Details of applicable sections will be discussed in further detail later in this document. </w:t>
      </w:r>
    </w:p>
    <w:p w14:paraId="30EAA71A" w14:textId="77777777" w:rsidR="002D1F22" w:rsidRDefault="002D1F22"/>
    <w:p w14:paraId="35195EF9" w14:textId="77777777" w:rsidR="002D1F22" w:rsidRDefault="002D1F22"/>
    <w:p w14:paraId="295D37B9" w14:textId="77777777" w:rsidR="002D1F22" w:rsidRDefault="008C4B8E">
      <w:r>
        <w:t xml:space="preserve">    </w:t>
      </w:r>
    </w:p>
    <w:p w14:paraId="782F6FB2" w14:textId="77777777" w:rsidR="002D1F22" w:rsidRDefault="008C4B8E">
      <w:pPr>
        <w:pStyle w:val="Heading3"/>
        <w:numPr>
          <w:ilvl w:val="2"/>
          <w:numId w:val="2"/>
        </w:numPr>
      </w:pPr>
      <w:bookmarkStart w:id="32" w:name="__RefHeading___Toc2551_3736658812"/>
      <w:bookmarkStart w:id="33" w:name="_Toc32232201"/>
      <w:bookmarkEnd w:id="32"/>
      <w:r>
        <w:lastRenderedPageBreak/>
        <w:t>4.1 External Interfaces</w:t>
      </w:r>
      <w:bookmarkEnd w:id="33"/>
    </w:p>
    <w:p w14:paraId="4EDD0868" w14:textId="77777777" w:rsidR="002D1F22" w:rsidRDefault="008C4B8E">
      <w:pPr>
        <w:pStyle w:val="BodyText"/>
      </w:pPr>
      <w:r>
        <w:t>The interfaces of the AVS-4000 reside on the front panel, rear panel, and behind a door along the bottom left edge.  The front edge contains the RF connectors and LED indicators.  The rear edge contains the USB 3.1 Gen1 Type-C connector, USB Type-C Aux Power Connector, LED Indicators, and all reference related inputs.  Along the bottom left edge there is a removable door that exposes a connector that contains GPIO and JTAG signals.</w:t>
      </w:r>
    </w:p>
    <w:p w14:paraId="10986AA8" w14:textId="77777777" w:rsidR="002D1F22" w:rsidRDefault="008C4B8E">
      <w:pPr>
        <w:pStyle w:val="Heading3"/>
        <w:numPr>
          <w:ilvl w:val="2"/>
          <w:numId w:val="2"/>
        </w:numPr>
      </w:pPr>
      <w:bookmarkStart w:id="34" w:name="__RefHeading___Toc2553_3736658812"/>
      <w:bookmarkStart w:id="35" w:name="_Toc32232202"/>
      <w:bookmarkEnd w:id="34"/>
      <w:r>
        <w:t>4.1.1 Front Panel Interfaces</w:t>
      </w:r>
      <w:bookmarkEnd w:id="35"/>
    </w:p>
    <w:p w14:paraId="42405F96" w14:textId="77777777" w:rsidR="002D1F22" w:rsidRDefault="008C4B8E">
      <w:pPr>
        <w:pStyle w:val="BodyText"/>
      </w:pPr>
      <w:r>
        <w:t>The front panel or edge of the AVS-4000 contains the two RF connectors and two LED indicators.</w:t>
      </w:r>
    </w:p>
    <w:p w14:paraId="3A9FCBF1" w14:textId="77777777" w:rsidR="002D1F22" w:rsidRDefault="008C4B8E">
      <w:pPr>
        <w:pStyle w:val="BodyText"/>
        <w:keepNext/>
      </w:pPr>
      <w:r>
        <w:rPr>
          <w:noProof/>
        </w:rPr>
        <w:drawing>
          <wp:inline distT="0" distB="0" distL="0" distR="0" wp14:anchorId="7528CFDF" wp14:editId="39BB839D">
            <wp:extent cx="6332220" cy="1617345"/>
            <wp:effectExtent l="0" t="0" r="0"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
                    <pic:cNvPicPr>
                      <a:picLocks noChangeAspect="1" noChangeArrowheads="1"/>
                    </pic:cNvPicPr>
                  </pic:nvPicPr>
                  <pic:blipFill>
                    <a:blip r:embed="rId13"/>
                    <a:stretch>
                      <a:fillRect/>
                    </a:stretch>
                  </pic:blipFill>
                  <pic:spPr bwMode="auto">
                    <a:xfrm>
                      <a:off x="0" y="0"/>
                      <a:ext cx="6332220" cy="1617345"/>
                    </a:xfrm>
                    <a:prstGeom prst="rect">
                      <a:avLst/>
                    </a:prstGeom>
                  </pic:spPr>
                </pic:pic>
              </a:graphicData>
            </a:graphic>
          </wp:inline>
        </w:drawing>
      </w:r>
    </w:p>
    <w:p w14:paraId="1F5FBD36" w14:textId="77777777" w:rsidR="002D1F22" w:rsidRDefault="008C4B8E">
      <w:pPr>
        <w:pStyle w:val="Caption"/>
        <w:jc w:val="center"/>
      </w:pPr>
      <w:r>
        <w:t xml:space="preserve">Figure </w:t>
      </w:r>
      <w:r>
        <w:fldChar w:fldCharType="begin"/>
      </w:r>
      <w:r>
        <w:instrText>SEQ Figure \* ARABIC</w:instrText>
      </w:r>
      <w:r>
        <w:fldChar w:fldCharType="separate"/>
      </w:r>
      <w:r>
        <w:t>4</w:t>
      </w:r>
      <w:r>
        <w:fldChar w:fldCharType="end"/>
      </w:r>
      <w:r>
        <w:t>: AVS-4000 Front Panel</w:t>
      </w:r>
    </w:p>
    <w:p w14:paraId="36EA803B" w14:textId="77777777" w:rsidR="002D1F22" w:rsidRDefault="002D1F22">
      <w:pPr>
        <w:pStyle w:val="BodyText"/>
      </w:pPr>
    </w:p>
    <w:tbl>
      <w:tblPr>
        <w:tblStyle w:val="TableGrid"/>
        <w:tblW w:w="9963" w:type="dxa"/>
        <w:tblLook w:val="04A0" w:firstRow="1" w:lastRow="0" w:firstColumn="1" w:lastColumn="0" w:noHBand="0" w:noVBand="1"/>
      </w:tblPr>
      <w:tblGrid>
        <w:gridCol w:w="1290"/>
        <w:gridCol w:w="1292"/>
        <w:gridCol w:w="1292"/>
        <w:gridCol w:w="1305"/>
        <w:gridCol w:w="1030"/>
        <w:gridCol w:w="3754"/>
      </w:tblGrid>
      <w:tr w:rsidR="002D1F22" w14:paraId="6A166E01" w14:textId="77777777">
        <w:tc>
          <w:tcPr>
            <w:tcW w:w="9962" w:type="dxa"/>
            <w:gridSpan w:val="6"/>
            <w:shd w:val="clear" w:color="auto" w:fill="B4C6E7" w:themeFill="accent1" w:themeFillTint="66"/>
          </w:tcPr>
          <w:p w14:paraId="5D463970" w14:textId="77777777" w:rsidR="002D1F22" w:rsidRDefault="008C4B8E">
            <w:pPr>
              <w:pStyle w:val="BodyText"/>
              <w:jc w:val="center"/>
              <w:rPr>
                <w:b/>
                <w:bCs/>
                <w:sz w:val="20"/>
                <w:szCs w:val="20"/>
              </w:rPr>
            </w:pPr>
            <w:r>
              <w:rPr>
                <w:b/>
                <w:bCs/>
                <w:sz w:val="20"/>
                <w:szCs w:val="20"/>
              </w:rPr>
              <w:t>Front Panel RF I/O</w:t>
            </w:r>
          </w:p>
        </w:tc>
      </w:tr>
      <w:tr w:rsidR="002D1F22" w14:paraId="524780C7" w14:textId="77777777">
        <w:tc>
          <w:tcPr>
            <w:tcW w:w="1289" w:type="dxa"/>
            <w:shd w:val="clear" w:color="auto" w:fill="auto"/>
          </w:tcPr>
          <w:p w14:paraId="798700EA" w14:textId="77777777" w:rsidR="002D1F22" w:rsidRDefault="008C4B8E">
            <w:pPr>
              <w:pStyle w:val="BodyText"/>
              <w:jc w:val="center"/>
              <w:rPr>
                <w:b/>
                <w:bCs/>
                <w:sz w:val="20"/>
                <w:szCs w:val="20"/>
              </w:rPr>
            </w:pPr>
            <w:r>
              <w:rPr>
                <w:b/>
                <w:bCs/>
                <w:sz w:val="20"/>
                <w:szCs w:val="20"/>
              </w:rPr>
              <w:t>Label</w:t>
            </w:r>
          </w:p>
        </w:tc>
        <w:tc>
          <w:tcPr>
            <w:tcW w:w="1292" w:type="dxa"/>
            <w:shd w:val="clear" w:color="auto" w:fill="auto"/>
          </w:tcPr>
          <w:p w14:paraId="4B3B0812" w14:textId="77777777" w:rsidR="002D1F22" w:rsidRDefault="008C4B8E">
            <w:pPr>
              <w:pStyle w:val="BodyText"/>
              <w:jc w:val="center"/>
              <w:rPr>
                <w:b/>
                <w:bCs/>
                <w:sz w:val="20"/>
                <w:szCs w:val="20"/>
              </w:rPr>
            </w:pPr>
            <w:r>
              <w:rPr>
                <w:b/>
                <w:bCs/>
                <w:sz w:val="20"/>
                <w:szCs w:val="20"/>
              </w:rPr>
              <w:t>Connector Type</w:t>
            </w:r>
          </w:p>
        </w:tc>
        <w:tc>
          <w:tcPr>
            <w:tcW w:w="1292" w:type="dxa"/>
            <w:shd w:val="clear" w:color="auto" w:fill="auto"/>
          </w:tcPr>
          <w:p w14:paraId="32B16625" w14:textId="77777777" w:rsidR="002D1F22" w:rsidRDefault="008C4B8E">
            <w:pPr>
              <w:pStyle w:val="BodyText"/>
              <w:jc w:val="center"/>
              <w:rPr>
                <w:b/>
                <w:bCs/>
                <w:sz w:val="20"/>
                <w:szCs w:val="20"/>
              </w:rPr>
            </w:pPr>
            <w:r>
              <w:rPr>
                <w:b/>
                <w:bCs/>
                <w:sz w:val="20"/>
                <w:szCs w:val="20"/>
              </w:rPr>
              <w:t>Connector Polarity</w:t>
            </w:r>
          </w:p>
        </w:tc>
        <w:tc>
          <w:tcPr>
            <w:tcW w:w="1305" w:type="dxa"/>
            <w:shd w:val="clear" w:color="auto" w:fill="auto"/>
          </w:tcPr>
          <w:p w14:paraId="5AA8577B" w14:textId="77777777" w:rsidR="002D1F22" w:rsidRDefault="008C4B8E">
            <w:pPr>
              <w:pStyle w:val="BodyText"/>
              <w:jc w:val="center"/>
              <w:rPr>
                <w:b/>
                <w:bCs/>
                <w:sz w:val="20"/>
                <w:szCs w:val="20"/>
              </w:rPr>
            </w:pPr>
            <w:r>
              <w:rPr>
                <w:b/>
                <w:bCs/>
                <w:sz w:val="20"/>
                <w:szCs w:val="20"/>
              </w:rPr>
              <w:t>Frequency Range</w:t>
            </w:r>
          </w:p>
        </w:tc>
        <w:tc>
          <w:tcPr>
            <w:tcW w:w="1030" w:type="dxa"/>
            <w:shd w:val="clear" w:color="auto" w:fill="auto"/>
          </w:tcPr>
          <w:p w14:paraId="0730F2D0" w14:textId="77777777" w:rsidR="002D1F22" w:rsidRDefault="008C4B8E">
            <w:pPr>
              <w:pStyle w:val="BodyText"/>
              <w:jc w:val="center"/>
              <w:rPr>
                <w:b/>
                <w:bCs/>
                <w:sz w:val="20"/>
                <w:szCs w:val="20"/>
              </w:rPr>
            </w:pPr>
            <w:r>
              <w:rPr>
                <w:b/>
                <w:bCs/>
                <w:sz w:val="20"/>
                <w:szCs w:val="20"/>
              </w:rPr>
              <w:t>Direction</w:t>
            </w:r>
          </w:p>
        </w:tc>
        <w:tc>
          <w:tcPr>
            <w:tcW w:w="3754" w:type="dxa"/>
            <w:shd w:val="clear" w:color="auto" w:fill="auto"/>
          </w:tcPr>
          <w:p w14:paraId="7BDFC2F7" w14:textId="77777777" w:rsidR="002D1F22" w:rsidRDefault="008C4B8E">
            <w:pPr>
              <w:pStyle w:val="BodyText"/>
              <w:jc w:val="center"/>
              <w:rPr>
                <w:b/>
                <w:bCs/>
                <w:sz w:val="20"/>
                <w:szCs w:val="20"/>
              </w:rPr>
            </w:pPr>
            <w:r>
              <w:rPr>
                <w:b/>
                <w:bCs/>
                <w:sz w:val="20"/>
                <w:szCs w:val="20"/>
              </w:rPr>
              <w:t>Description</w:t>
            </w:r>
          </w:p>
        </w:tc>
      </w:tr>
      <w:tr w:rsidR="002D1F22" w14:paraId="213368FA" w14:textId="77777777">
        <w:tc>
          <w:tcPr>
            <w:tcW w:w="1289" w:type="dxa"/>
            <w:shd w:val="clear" w:color="auto" w:fill="auto"/>
          </w:tcPr>
          <w:p w14:paraId="1C2446A9" w14:textId="77777777" w:rsidR="002D1F22" w:rsidRDefault="008C4B8E">
            <w:pPr>
              <w:pStyle w:val="BodyText"/>
              <w:jc w:val="center"/>
              <w:rPr>
                <w:sz w:val="20"/>
                <w:szCs w:val="20"/>
              </w:rPr>
            </w:pPr>
            <w:r>
              <w:rPr>
                <w:sz w:val="20"/>
                <w:szCs w:val="20"/>
              </w:rPr>
              <w:t>RX/TX</w:t>
            </w:r>
          </w:p>
        </w:tc>
        <w:tc>
          <w:tcPr>
            <w:tcW w:w="1292" w:type="dxa"/>
            <w:shd w:val="clear" w:color="auto" w:fill="auto"/>
          </w:tcPr>
          <w:p w14:paraId="36B7783E" w14:textId="77777777" w:rsidR="002D1F22" w:rsidRDefault="008C4B8E">
            <w:pPr>
              <w:pStyle w:val="BodyText"/>
              <w:jc w:val="center"/>
              <w:rPr>
                <w:sz w:val="20"/>
                <w:szCs w:val="20"/>
              </w:rPr>
            </w:pPr>
            <w:r>
              <w:rPr>
                <w:sz w:val="20"/>
                <w:szCs w:val="20"/>
              </w:rPr>
              <w:t>Female SMA</w:t>
            </w:r>
          </w:p>
          <w:p w14:paraId="378CBADD" w14:textId="77777777" w:rsidR="002D1F22" w:rsidRDefault="008C4B8E">
            <w:pPr>
              <w:pStyle w:val="BodyText"/>
              <w:jc w:val="center"/>
              <w:rPr>
                <w:sz w:val="20"/>
                <w:szCs w:val="20"/>
              </w:rPr>
            </w:pPr>
            <w:r>
              <w:rPr>
                <w:sz w:val="20"/>
                <w:szCs w:val="20"/>
              </w:rPr>
              <w:t>50</w:t>
            </w:r>
            <w:r>
              <w:rPr>
                <w:rFonts w:cs="Times New Roman"/>
                <w:sz w:val="20"/>
                <w:szCs w:val="20"/>
              </w:rPr>
              <w:t>Ω</w:t>
            </w:r>
          </w:p>
        </w:tc>
        <w:tc>
          <w:tcPr>
            <w:tcW w:w="1292" w:type="dxa"/>
            <w:shd w:val="clear" w:color="auto" w:fill="auto"/>
          </w:tcPr>
          <w:p w14:paraId="2CE9900C" w14:textId="77777777" w:rsidR="002D1F22" w:rsidRDefault="008C4B8E">
            <w:pPr>
              <w:pStyle w:val="BodyText"/>
              <w:jc w:val="center"/>
              <w:rPr>
                <w:sz w:val="20"/>
                <w:szCs w:val="20"/>
              </w:rPr>
            </w:pPr>
            <w:r>
              <w:rPr>
                <w:sz w:val="20"/>
                <w:szCs w:val="20"/>
              </w:rPr>
              <w:t>Standard</w:t>
            </w:r>
          </w:p>
        </w:tc>
        <w:tc>
          <w:tcPr>
            <w:tcW w:w="1305" w:type="dxa"/>
            <w:shd w:val="clear" w:color="auto" w:fill="auto"/>
          </w:tcPr>
          <w:p w14:paraId="1747D515" w14:textId="77777777" w:rsidR="002D1F22" w:rsidRDefault="008C4B8E">
            <w:pPr>
              <w:pStyle w:val="BodyText"/>
              <w:jc w:val="center"/>
              <w:rPr>
                <w:sz w:val="20"/>
                <w:szCs w:val="20"/>
              </w:rPr>
            </w:pPr>
            <w:r>
              <w:rPr>
                <w:sz w:val="20"/>
                <w:szCs w:val="20"/>
              </w:rPr>
              <w:t>5MHz-6GHz</w:t>
            </w:r>
          </w:p>
        </w:tc>
        <w:tc>
          <w:tcPr>
            <w:tcW w:w="1030" w:type="dxa"/>
            <w:shd w:val="clear" w:color="auto" w:fill="auto"/>
          </w:tcPr>
          <w:p w14:paraId="39C64D5D" w14:textId="77777777" w:rsidR="002D1F22" w:rsidRDefault="008C4B8E">
            <w:pPr>
              <w:pStyle w:val="BodyText"/>
              <w:jc w:val="center"/>
              <w:rPr>
                <w:sz w:val="20"/>
                <w:szCs w:val="20"/>
              </w:rPr>
            </w:pPr>
            <w:r>
              <w:rPr>
                <w:sz w:val="20"/>
                <w:szCs w:val="20"/>
              </w:rPr>
              <w:t>Input and IO</w:t>
            </w:r>
          </w:p>
        </w:tc>
        <w:tc>
          <w:tcPr>
            <w:tcW w:w="3754" w:type="dxa"/>
            <w:shd w:val="clear" w:color="auto" w:fill="auto"/>
          </w:tcPr>
          <w:p w14:paraId="0792AE3F" w14:textId="77777777" w:rsidR="002D1F22" w:rsidRDefault="008C4B8E">
            <w:pPr>
              <w:pStyle w:val="BodyText"/>
              <w:rPr>
                <w:sz w:val="20"/>
                <w:szCs w:val="20"/>
              </w:rPr>
            </w:pPr>
            <w:r>
              <w:rPr>
                <w:sz w:val="20"/>
                <w:szCs w:val="20"/>
              </w:rPr>
              <w:t>RX Connector and can also be used for the TX output is TDD mode.</w:t>
            </w:r>
          </w:p>
        </w:tc>
      </w:tr>
      <w:tr w:rsidR="002D1F22" w14:paraId="664B7BB5" w14:textId="77777777">
        <w:tc>
          <w:tcPr>
            <w:tcW w:w="1289" w:type="dxa"/>
            <w:shd w:val="clear" w:color="auto" w:fill="auto"/>
          </w:tcPr>
          <w:p w14:paraId="4C4EFA3D" w14:textId="77777777" w:rsidR="002D1F22" w:rsidRDefault="008C4B8E">
            <w:pPr>
              <w:pStyle w:val="BodyText"/>
              <w:jc w:val="center"/>
              <w:rPr>
                <w:sz w:val="20"/>
                <w:szCs w:val="20"/>
              </w:rPr>
            </w:pPr>
            <w:r>
              <w:rPr>
                <w:sz w:val="20"/>
                <w:szCs w:val="20"/>
              </w:rPr>
              <w:t>TX</w:t>
            </w:r>
          </w:p>
        </w:tc>
        <w:tc>
          <w:tcPr>
            <w:tcW w:w="1292" w:type="dxa"/>
            <w:shd w:val="clear" w:color="auto" w:fill="auto"/>
          </w:tcPr>
          <w:p w14:paraId="0CE2D193" w14:textId="77777777" w:rsidR="002D1F22" w:rsidRDefault="008C4B8E">
            <w:pPr>
              <w:pStyle w:val="BodyText"/>
              <w:jc w:val="center"/>
              <w:rPr>
                <w:sz w:val="20"/>
                <w:szCs w:val="20"/>
              </w:rPr>
            </w:pPr>
            <w:r>
              <w:rPr>
                <w:sz w:val="20"/>
                <w:szCs w:val="20"/>
              </w:rPr>
              <w:t>Female SMA</w:t>
            </w:r>
          </w:p>
          <w:p w14:paraId="748EBEF4" w14:textId="77777777" w:rsidR="002D1F22" w:rsidRDefault="008C4B8E">
            <w:pPr>
              <w:pStyle w:val="BodyText"/>
              <w:jc w:val="center"/>
              <w:rPr>
                <w:sz w:val="20"/>
                <w:szCs w:val="20"/>
              </w:rPr>
            </w:pPr>
            <w:r>
              <w:rPr>
                <w:sz w:val="20"/>
                <w:szCs w:val="20"/>
              </w:rPr>
              <w:t>50</w:t>
            </w:r>
            <w:r>
              <w:rPr>
                <w:rFonts w:cs="Times New Roman"/>
                <w:sz w:val="20"/>
                <w:szCs w:val="20"/>
              </w:rPr>
              <w:t>Ω</w:t>
            </w:r>
          </w:p>
        </w:tc>
        <w:tc>
          <w:tcPr>
            <w:tcW w:w="1292" w:type="dxa"/>
            <w:shd w:val="clear" w:color="auto" w:fill="auto"/>
          </w:tcPr>
          <w:p w14:paraId="23408C94" w14:textId="77777777" w:rsidR="002D1F22" w:rsidRDefault="008C4B8E">
            <w:pPr>
              <w:pStyle w:val="BodyText"/>
              <w:jc w:val="center"/>
              <w:rPr>
                <w:sz w:val="20"/>
                <w:szCs w:val="20"/>
              </w:rPr>
            </w:pPr>
            <w:r>
              <w:rPr>
                <w:sz w:val="20"/>
                <w:szCs w:val="20"/>
              </w:rPr>
              <w:t>Standard</w:t>
            </w:r>
          </w:p>
        </w:tc>
        <w:tc>
          <w:tcPr>
            <w:tcW w:w="1305" w:type="dxa"/>
            <w:shd w:val="clear" w:color="auto" w:fill="auto"/>
          </w:tcPr>
          <w:p w14:paraId="7E5DE001" w14:textId="77777777" w:rsidR="002D1F22" w:rsidRDefault="008C4B8E">
            <w:pPr>
              <w:pStyle w:val="BodyText"/>
              <w:jc w:val="center"/>
              <w:rPr>
                <w:sz w:val="20"/>
                <w:szCs w:val="20"/>
              </w:rPr>
            </w:pPr>
            <w:r>
              <w:rPr>
                <w:sz w:val="20"/>
                <w:szCs w:val="20"/>
              </w:rPr>
              <w:t>5MHz-6GHz</w:t>
            </w:r>
          </w:p>
        </w:tc>
        <w:tc>
          <w:tcPr>
            <w:tcW w:w="1030" w:type="dxa"/>
            <w:shd w:val="clear" w:color="auto" w:fill="auto"/>
          </w:tcPr>
          <w:p w14:paraId="7267892F" w14:textId="77777777" w:rsidR="002D1F22" w:rsidRDefault="008C4B8E">
            <w:pPr>
              <w:pStyle w:val="BodyText"/>
              <w:jc w:val="center"/>
              <w:rPr>
                <w:sz w:val="20"/>
                <w:szCs w:val="20"/>
              </w:rPr>
            </w:pPr>
            <w:r>
              <w:rPr>
                <w:sz w:val="20"/>
                <w:szCs w:val="20"/>
              </w:rPr>
              <w:t>Output</w:t>
            </w:r>
          </w:p>
        </w:tc>
        <w:tc>
          <w:tcPr>
            <w:tcW w:w="3754" w:type="dxa"/>
            <w:shd w:val="clear" w:color="auto" w:fill="auto"/>
          </w:tcPr>
          <w:p w14:paraId="0906D5FA" w14:textId="77777777" w:rsidR="002D1F22" w:rsidRDefault="008C4B8E">
            <w:pPr>
              <w:pStyle w:val="BodyText"/>
              <w:keepNext/>
              <w:rPr>
                <w:sz w:val="20"/>
                <w:szCs w:val="20"/>
              </w:rPr>
            </w:pPr>
            <w:r>
              <w:rPr>
                <w:sz w:val="20"/>
                <w:szCs w:val="20"/>
              </w:rPr>
              <w:t>TX Connector</w:t>
            </w:r>
          </w:p>
        </w:tc>
      </w:tr>
    </w:tbl>
    <w:p w14:paraId="78D5CF2E" w14:textId="77777777" w:rsidR="002D1F22" w:rsidRDefault="008C4B8E">
      <w:pPr>
        <w:pStyle w:val="Caption"/>
        <w:jc w:val="center"/>
      </w:pPr>
      <w:r>
        <w:t xml:space="preserve">Table </w:t>
      </w:r>
      <w:r>
        <w:fldChar w:fldCharType="begin"/>
      </w:r>
      <w:r>
        <w:instrText>SEQ Table \* ARABIC</w:instrText>
      </w:r>
      <w:r>
        <w:fldChar w:fldCharType="separate"/>
      </w:r>
      <w:r>
        <w:t>1</w:t>
      </w:r>
      <w:r>
        <w:fldChar w:fldCharType="end"/>
      </w:r>
      <w:r>
        <w:t>: Front Panel RF I/O Connectors</w:t>
      </w:r>
    </w:p>
    <w:tbl>
      <w:tblPr>
        <w:tblStyle w:val="TableGrid"/>
        <w:tblW w:w="9962" w:type="dxa"/>
        <w:tblLook w:val="04A0" w:firstRow="1" w:lastRow="0" w:firstColumn="1" w:lastColumn="0" w:noHBand="0" w:noVBand="1"/>
      </w:tblPr>
      <w:tblGrid>
        <w:gridCol w:w="1310"/>
        <w:gridCol w:w="1921"/>
        <w:gridCol w:w="6731"/>
      </w:tblGrid>
      <w:tr w:rsidR="002D1F22" w14:paraId="0C1D29FD" w14:textId="77777777">
        <w:tc>
          <w:tcPr>
            <w:tcW w:w="9962" w:type="dxa"/>
            <w:gridSpan w:val="3"/>
            <w:shd w:val="clear" w:color="auto" w:fill="B4C6E7" w:themeFill="accent1" w:themeFillTint="66"/>
          </w:tcPr>
          <w:p w14:paraId="3D79FE4A" w14:textId="77777777" w:rsidR="002D1F22" w:rsidRDefault="008C4B8E">
            <w:pPr>
              <w:pStyle w:val="BodyText"/>
              <w:jc w:val="center"/>
              <w:rPr>
                <w:b/>
                <w:bCs/>
                <w:sz w:val="20"/>
                <w:szCs w:val="20"/>
              </w:rPr>
            </w:pPr>
            <w:r>
              <w:rPr>
                <w:b/>
                <w:bCs/>
                <w:sz w:val="20"/>
                <w:szCs w:val="20"/>
              </w:rPr>
              <w:t>Front Panel LED Indicators</w:t>
            </w:r>
          </w:p>
        </w:tc>
      </w:tr>
      <w:tr w:rsidR="002D1F22" w14:paraId="6A036600" w14:textId="77777777">
        <w:tc>
          <w:tcPr>
            <w:tcW w:w="1310" w:type="dxa"/>
            <w:shd w:val="clear" w:color="auto" w:fill="auto"/>
          </w:tcPr>
          <w:p w14:paraId="55E07EDD" w14:textId="77777777" w:rsidR="002D1F22" w:rsidRDefault="008C4B8E">
            <w:pPr>
              <w:pStyle w:val="BodyText"/>
              <w:jc w:val="center"/>
              <w:rPr>
                <w:b/>
                <w:bCs/>
              </w:rPr>
            </w:pPr>
            <w:r>
              <w:rPr>
                <w:b/>
                <w:bCs/>
              </w:rPr>
              <w:t>Label</w:t>
            </w:r>
          </w:p>
        </w:tc>
        <w:tc>
          <w:tcPr>
            <w:tcW w:w="1921" w:type="dxa"/>
            <w:shd w:val="clear" w:color="auto" w:fill="auto"/>
          </w:tcPr>
          <w:p w14:paraId="206FC7B8" w14:textId="77777777" w:rsidR="002D1F22" w:rsidRDefault="008C4B8E">
            <w:pPr>
              <w:pStyle w:val="BodyText"/>
              <w:jc w:val="center"/>
              <w:rPr>
                <w:b/>
                <w:bCs/>
              </w:rPr>
            </w:pPr>
            <w:r>
              <w:rPr>
                <w:b/>
                <w:bCs/>
              </w:rPr>
              <w:t>LED Color</w:t>
            </w:r>
          </w:p>
        </w:tc>
        <w:tc>
          <w:tcPr>
            <w:tcW w:w="6731" w:type="dxa"/>
            <w:shd w:val="clear" w:color="auto" w:fill="auto"/>
          </w:tcPr>
          <w:p w14:paraId="7B4D92BD" w14:textId="77777777" w:rsidR="002D1F22" w:rsidRDefault="008C4B8E">
            <w:pPr>
              <w:pStyle w:val="BodyText"/>
              <w:jc w:val="center"/>
              <w:rPr>
                <w:b/>
                <w:bCs/>
                <w:sz w:val="20"/>
                <w:szCs w:val="20"/>
              </w:rPr>
            </w:pPr>
            <w:r>
              <w:rPr>
                <w:b/>
                <w:bCs/>
                <w:sz w:val="20"/>
                <w:szCs w:val="20"/>
              </w:rPr>
              <w:t>Description</w:t>
            </w:r>
          </w:p>
        </w:tc>
      </w:tr>
      <w:tr w:rsidR="002D1F22" w14:paraId="7582FD57" w14:textId="77777777">
        <w:tc>
          <w:tcPr>
            <w:tcW w:w="1310" w:type="dxa"/>
            <w:shd w:val="clear" w:color="auto" w:fill="auto"/>
          </w:tcPr>
          <w:p w14:paraId="1F6D0C42" w14:textId="77777777" w:rsidR="002D1F22" w:rsidRDefault="008C4B8E">
            <w:pPr>
              <w:pStyle w:val="BodyText"/>
              <w:jc w:val="center"/>
            </w:pPr>
            <w:r>
              <w:t>I1</w:t>
            </w:r>
          </w:p>
        </w:tc>
        <w:tc>
          <w:tcPr>
            <w:tcW w:w="1921" w:type="dxa"/>
            <w:shd w:val="clear" w:color="auto" w:fill="auto"/>
          </w:tcPr>
          <w:p w14:paraId="357BF5ED" w14:textId="77777777" w:rsidR="002D1F22" w:rsidRDefault="008C4B8E">
            <w:pPr>
              <w:pStyle w:val="BodyText"/>
              <w:jc w:val="center"/>
            </w:pPr>
            <w:r>
              <w:t>GREEN</w:t>
            </w:r>
          </w:p>
        </w:tc>
        <w:tc>
          <w:tcPr>
            <w:tcW w:w="6731" w:type="dxa"/>
            <w:shd w:val="clear" w:color="auto" w:fill="auto"/>
          </w:tcPr>
          <w:p w14:paraId="6F96568B" w14:textId="77777777" w:rsidR="002D1F22" w:rsidRDefault="008C4B8E">
            <w:pPr>
              <w:pStyle w:val="BodyText"/>
              <w:rPr>
                <w:sz w:val="20"/>
                <w:szCs w:val="20"/>
              </w:rPr>
            </w:pPr>
            <w:r>
              <w:rPr>
                <w:sz w:val="20"/>
                <w:szCs w:val="20"/>
              </w:rPr>
              <w:t>Software controlled indication that the RX Path is enabled and actively sending packets of samples.</w:t>
            </w:r>
          </w:p>
        </w:tc>
      </w:tr>
      <w:tr w:rsidR="002D1F22" w14:paraId="588BDDF7" w14:textId="77777777">
        <w:tc>
          <w:tcPr>
            <w:tcW w:w="1310" w:type="dxa"/>
            <w:shd w:val="clear" w:color="auto" w:fill="auto"/>
          </w:tcPr>
          <w:p w14:paraId="3D3DF3B5" w14:textId="77777777" w:rsidR="002D1F22" w:rsidRDefault="008C4B8E">
            <w:pPr>
              <w:pStyle w:val="BodyText"/>
              <w:jc w:val="center"/>
            </w:pPr>
            <w:r>
              <w:t>I2</w:t>
            </w:r>
          </w:p>
        </w:tc>
        <w:tc>
          <w:tcPr>
            <w:tcW w:w="1921" w:type="dxa"/>
            <w:shd w:val="clear" w:color="auto" w:fill="auto"/>
          </w:tcPr>
          <w:p w14:paraId="0CBB3F66" w14:textId="77777777" w:rsidR="002D1F22" w:rsidRDefault="008C4B8E">
            <w:pPr>
              <w:pStyle w:val="BodyText"/>
              <w:jc w:val="center"/>
            </w:pPr>
            <w:r>
              <w:t>YELLOW</w:t>
            </w:r>
          </w:p>
        </w:tc>
        <w:tc>
          <w:tcPr>
            <w:tcW w:w="6731" w:type="dxa"/>
            <w:shd w:val="clear" w:color="auto" w:fill="auto"/>
          </w:tcPr>
          <w:p w14:paraId="067BDAF7" w14:textId="77777777" w:rsidR="002D1F22" w:rsidRDefault="008C4B8E">
            <w:pPr>
              <w:pStyle w:val="BodyText"/>
              <w:keepNext/>
              <w:rPr>
                <w:sz w:val="20"/>
                <w:szCs w:val="20"/>
              </w:rPr>
            </w:pPr>
            <w:r>
              <w:rPr>
                <w:sz w:val="20"/>
                <w:szCs w:val="20"/>
              </w:rPr>
              <w:t>Software controlled indication that the TX Path is enabled and actively receiving packets of samples.</w:t>
            </w:r>
          </w:p>
        </w:tc>
      </w:tr>
    </w:tbl>
    <w:p w14:paraId="08CF3B54" w14:textId="77777777" w:rsidR="002D1F22" w:rsidRDefault="008C4B8E">
      <w:pPr>
        <w:pStyle w:val="Caption"/>
        <w:jc w:val="center"/>
      </w:pPr>
      <w:r>
        <w:t xml:space="preserve">Table </w:t>
      </w:r>
      <w:r>
        <w:fldChar w:fldCharType="begin"/>
      </w:r>
      <w:r>
        <w:instrText>SEQ Table \* ARABIC</w:instrText>
      </w:r>
      <w:r>
        <w:fldChar w:fldCharType="separate"/>
      </w:r>
      <w:r>
        <w:t>2</w:t>
      </w:r>
      <w:r>
        <w:fldChar w:fldCharType="end"/>
      </w:r>
      <w:r>
        <w:t>: Front Panel LED Indicators</w:t>
      </w:r>
    </w:p>
    <w:p w14:paraId="1123BCE4" w14:textId="77777777" w:rsidR="002D1F22" w:rsidRDefault="008C4B8E">
      <w:pPr>
        <w:pStyle w:val="Heading3"/>
        <w:numPr>
          <w:ilvl w:val="2"/>
          <w:numId w:val="2"/>
        </w:numPr>
      </w:pPr>
      <w:bookmarkStart w:id="36" w:name="__RefHeading___Toc2555_3736658812"/>
      <w:bookmarkStart w:id="37" w:name="_Toc32232203"/>
      <w:bookmarkEnd w:id="36"/>
      <w:r>
        <w:lastRenderedPageBreak/>
        <w:t>4.1.2 Rear Panel Interfaces</w:t>
      </w:r>
      <w:bookmarkEnd w:id="37"/>
    </w:p>
    <w:p w14:paraId="23123339" w14:textId="77777777" w:rsidR="002D1F22" w:rsidRDefault="008C4B8E">
      <w:pPr>
        <w:pStyle w:val="BodyText"/>
      </w:pPr>
      <w:r>
        <w:t>The rear panel or edge of the AVS-4000 contains the USB Type-C connector, USB Type-C AUX Power Connector, Reference Connectors, Reset button, and LED Indicators.</w:t>
      </w:r>
    </w:p>
    <w:p w14:paraId="0C43D49F" w14:textId="77777777" w:rsidR="002D1F22" w:rsidRDefault="008C4B8E">
      <w:pPr>
        <w:pStyle w:val="BodyText"/>
        <w:keepNext/>
      </w:pPr>
      <w:r>
        <w:rPr>
          <w:noProof/>
        </w:rPr>
        <w:drawing>
          <wp:inline distT="0" distB="0" distL="0" distR="0" wp14:anchorId="69B50390" wp14:editId="605689DF">
            <wp:extent cx="6332220" cy="1666875"/>
            <wp:effectExtent l="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pic:cNvPicPr>
                      <a:picLocks noChangeAspect="1" noChangeArrowheads="1"/>
                    </pic:cNvPicPr>
                  </pic:nvPicPr>
                  <pic:blipFill>
                    <a:blip r:embed="rId14"/>
                    <a:stretch>
                      <a:fillRect/>
                    </a:stretch>
                  </pic:blipFill>
                  <pic:spPr bwMode="auto">
                    <a:xfrm>
                      <a:off x="0" y="0"/>
                      <a:ext cx="6332220" cy="1666875"/>
                    </a:xfrm>
                    <a:prstGeom prst="rect">
                      <a:avLst/>
                    </a:prstGeom>
                  </pic:spPr>
                </pic:pic>
              </a:graphicData>
            </a:graphic>
          </wp:inline>
        </w:drawing>
      </w:r>
    </w:p>
    <w:p w14:paraId="2140931B" w14:textId="77777777" w:rsidR="002D1F22" w:rsidRDefault="008C4B8E">
      <w:pPr>
        <w:pStyle w:val="Caption"/>
        <w:jc w:val="center"/>
      </w:pPr>
      <w:r>
        <w:t xml:space="preserve">Figure </w:t>
      </w:r>
      <w:r>
        <w:fldChar w:fldCharType="begin"/>
      </w:r>
      <w:r>
        <w:instrText>SEQ Figure \* ARABIC</w:instrText>
      </w:r>
      <w:r>
        <w:fldChar w:fldCharType="separate"/>
      </w:r>
      <w:r>
        <w:t>5</w:t>
      </w:r>
      <w:r>
        <w:fldChar w:fldCharType="end"/>
      </w:r>
      <w:r>
        <w:t>: AVS-4000 Rear Panel</w:t>
      </w:r>
    </w:p>
    <w:p w14:paraId="45584741" w14:textId="77777777" w:rsidR="002D1F22" w:rsidRDefault="002D1F22">
      <w:pPr>
        <w:pStyle w:val="Caption"/>
        <w:jc w:val="center"/>
      </w:pPr>
    </w:p>
    <w:tbl>
      <w:tblPr>
        <w:tblStyle w:val="TableGrid"/>
        <w:tblW w:w="9963" w:type="dxa"/>
        <w:tblLook w:val="04A0" w:firstRow="1" w:lastRow="0" w:firstColumn="1" w:lastColumn="0" w:noHBand="0" w:noVBand="1"/>
      </w:tblPr>
      <w:tblGrid>
        <w:gridCol w:w="1290"/>
        <w:gridCol w:w="1292"/>
        <w:gridCol w:w="1292"/>
        <w:gridCol w:w="1305"/>
        <w:gridCol w:w="1030"/>
        <w:gridCol w:w="3754"/>
      </w:tblGrid>
      <w:tr w:rsidR="002D1F22" w14:paraId="62CB8115" w14:textId="77777777">
        <w:tc>
          <w:tcPr>
            <w:tcW w:w="9962" w:type="dxa"/>
            <w:gridSpan w:val="6"/>
            <w:shd w:val="clear" w:color="auto" w:fill="B4C6E7" w:themeFill="accent1" w:themeFillTint="66"/>
          </w:tcPr>
          <w:p w14:paraId="66B25749" w14:textId="77777777" w:rsidR="002D1F22" w:rsidRDefault="008C4B8E">
            <w:pPr>
              <w:pStyle w:val="BodyText"/>
              <w:jc w:val="center"/>
              <w:rPr>
                <w:b/>
                <w:bCs/>
                <w:sz w:val="20"/>
                <w:szCs w:val="20"/>
              </w:rPr>
            </w:pPr>
            <w:r>
              <w:rPr>
                <w:b/>
                <w:bCs/>
                <w:sz w:val="20"/>
                <w:szCs w:val="20"/>
              </w:rPr>
              <w:t>Rear Panel Reference Inputs</w:t>
            </w:r>
          </w:p>
        </w:tc>
      </w:tr>
      <w:tr w:rsidR="002D1F22" w14:paraId="1F8ECF81" w14:textId="77777777">
        <w:tc>
          <w:tcPr>
            <w:tcW w:w="1289" w:type="dxa"/>
            <w:shd w:val="clear" w:color="auto" w:fill="auto"/>
          </w:tcPr>
          <w:p w14:paraId="3423DC3F" w14:textId="77777777" w:rsidR="002D1F22" w:rsidRDefault="008C4B8E">
            <w:pPr>
              <w:pStyle w:val="BodyText"/>
              <w:jc w:val="center"/>
              <w:rPr>
                <w:b/>
                <w:bCs/>
                <w:sz w:val="20"/>
                <w:szCs w:val="20"/>
              </w:rPr>
            </w:pPr>
            <w:r>
              <w:rPr>
                <w:b/>
                <w:bCs/>
                <w:sz w:val="20"/>
                <w:szCs w:val="20"/>
              </w:rPr>
              <w:t>Label</w:t>
            </w:r>
          </w:p>
        </w:tc>
        <w:tc>
          <w:tcPr>
            <w:tcW w:w="1292" w:type="dxa"/>
            <w:shd w:val="clear" w:color="auto" w:fill="auto"/>
          </w:tcPr>
          <w:p w14:paraId="5EC519A7" w14:textId="77777777" w:rsidR="002D1F22" w:rsidRDefault="008C4B8E">
            <w:pPr>
              <w:pStyle w:val="BodyText"/>
              <w:jc w:val="center"/>
              <w:rPr>
                <w:b/>
                <w:bCs/>
                <w:sz w:val="20"/>
                <w:szCs w:val="20"/>
              </w:rPr>
            </w:pPr>
            <w:r>
              <w:rPr>
                <w:b/>
                <w:bCs/>
                <w:sz w:val="20"/>
                <w:szCs w:val="20"/>
              </w:rPr>
              <w:t>Connector Type</w:t>
            </w:r>
          </w:p>
        </w:tc>
        <w:tc>
          <w:tcPr>
            <w:tcW w:w="1292" w:type="dxa"/>
            <w:shd w:val="clear" w:color="auto" w:fill="auto"/>
          </w:tcPr>
          <w:p w14:paraId="4A76016C" w14:textId="77777777" w:rsidR="002D1F22" w:rsidRDefault="008C4B8E">
            <w:pPr>
              <w:pStyle w:val="BodyText"/>
              <w:jc w:val="center"/>
              <w:rPr>
                <w:b/>
                <w:bCs/>
                <w:sz w:val="20"/>
                <w:szCs w:val="20"/>
              </w:rPr>
            </w:pPr>
            <w:r>
              <w:rPr>
                <w:b/>
                <w:bCs/>
                <w:sz w:val="20"/>
                <w:szCs w:val="20"/>
              </w:rPr>
              <w:t>Impedance</w:t>
            </w:r>
          </w:p>
        </w:tc>
        <w:tc>
          <w:tcPr>
            <w:tcW w:w="1305" w:type="dxa"/>
            <w:shd w:val="clear" w:color="auto" w:fill="auto"/>
          </w:tcPr>
          <w:p w14:paraId="2C215956" w14:textId="77777777" w:rsidR="002D1F22" w:rsidRDefault="008C4B8E">
            <w:pPr>
              <w:pStyle w:val="BodyText"/>
              <w:jc w:val="center"/>
              <w:rPr>
                <w:b/>
                <w:bCs/>
                <w:sz w:val="20"/>
                <w:szCs w:val="20"/>
              </w:rPr>
            </w:pPr>
            <w:r>
              <w:rPr>
                <w:b/>
                <w:bCs/>
                <w:sz w:val="20"/>
                <w:szCs w:val="20"/>
              </w:rPr>
              <w:t>Input Range</w:t>
            </w:r>
          </w:p>
        </w:tc>
        <w:tc>
          <w:tcPr>
            <w:tcW w:w="1030" w:type="dxa"/>
            <w:shd w:val="clear" w:color="auto" w:fill="auto"/>
          </w:tcPr>
          <w:p w14:paraId="166D0E90" w14:textId="77777777" w:rsidR="002D1F22" w:rsidRDefault="008C4B8E">
            <w:pPr>
              <w:pStyle w:val="BodyText"/>
              <w:jc w:val="center"/>
              <w:rPr>
                <w:b/>
                <w:bCs/>
                <w:sz w:val="20"/>
                <w:szCs w:val="20"/>
              </w:rPr>
            </w:pPr>
            <w:r>
              <w:rPr>
                <w:b/>
                <w:bCs/>
                <w:sz w:val="20"/>
                <w:szCs w:val="20"/>
              </w:rPr>
              <w:t>Direction</w:t>
            </w:r>
          </w:p>
        </w:tc>
        <w:tc>
          <w:tcPr>
            <w:tcW w:w="3754" w:type="dxa"/>
            <w:shd w:val="clear" w:color="auto" w:fill="auto"/>
          </w:tcPr>
          <w:p w14:paraId="70D46760" w14:textId="77777777" w:rsidR="002D1F22" w:rsidRDefault="008C4B8E">
            <w:pPr>
              <w:pStyle w:val="BodyText"/>
              <w:jc w:val="center"/>
              <w:rPr>
                <w:b/>
                <w:bCs/>
                <w:sz w:val="20"/>
                <w:szCs w:val="20"/>
              </w:rPr>
            </w:pPr>
            <w:r>
              <w:rPr>
                <w:b/>
                <w:bCs/>
                <w:sz w:val="20"/>
                <w:szCs w:val="20"/>
              </w:rPr>
              <w:t>Description</w:t>
            </w:r>
          </w:p>
        </w:tc>
      </w:tr>
      <w:tr w:rsidR="002D1F22" w14:paraId="489296E5" w14:textId="77777777">
        <w:tc>
          <w:tcPr>
            <w:tcW w:w="1289" w:type="dxa"/>
            <w:shd w:val="clear" w:color="auto" w:fill="auto"/>
          </w:tcPr>
          <w:p w14:paraId="44BB44A1" w14:textId="77777777" w:rsidR="002D1F22" w:rsidRDefault="008C4B8E">
            <w:pPr>
              <w:pStyle w:val="BodyText"/>
              <w:jc w:val="center"/>
              <w:rPr>
                <w:sz w:val="20"/>
                <w:szCs w:val="20"/>
              </w:rPr>
            </w:pPr>
            <w:r>
              <w:rPr>
                <w:sz w:val="20"/>
                <w:szCs w:val="20"/>
              </w:rPr>
              <w:t>GPS</w:t>
            </w:r>
          </w:p>
        </w:tc>
        <w:tc>
          <w:tcPr>
            <w:tcW w:w="1292" w:type="dxa"/>
            <w:shd w:val="clear" w:color="auto" w:fill="auto"/>
          </w:tcPr>
          <w:p w14:paraId="5F44BA3D" w14:textId="77777777" w:rsidR="002D1F22" w:rsidRDefault="008C4B8E">
            <w:pPr>
              <w:pStyle w:val="BodyText"/>
              <w:jc w:val="center"/>
              <w:rPr>
                <w:sz w:val="20"/>
                <w:szCs w:val="20"/>
              </w:rPr>
            </w:pPr>
            <w:r>
              <w:rPr>
                <w:sz w:val="20"/>
                <w:szCs w:val="20"/>
              </w:rPr>
              <w:t>MMCX Female JACK</w:t>
            </w:r>
          </w:p>
        </w:tc>
        <w:tc>
          <w:tcPr>
            <w:tcW w:w="1292" w:type="dxa"/>
            <w:shd w:val="clear" w:color="auto" w:fill="auto"/>
          </w:tcPr>
          <w:p w14:paraId="6AA9A99F" w14:textId="77777777" w:rsidR="002D1F22" w:rsidRDefault="008C4B8E">
            <w:pPr>
              <w:pStyle w:val="BodyText"/>
              <w:jc w:val="center"/>
              <w:rPr>
                <w:sz w:val="20"/>
                <w:szCs w:val="20"/>
              </w:rPr>
            </w:pPr>
            <w:r>
              <w:rPr>
                <w:sz w:val="20"/>
                <w:szCs w:val="20"/>
              </w:rPr>
              <w:t>50</w:t>
            </w:r>
            <w:r>
              <w:rPr>
                <w:rFonts w:cs="Times New Roman"/>
                <w:sz w:val="20"/>
                <w:szCs w:val="20"/>
              </w:rPr>
              <w:t>Ω</w:t>
            </w:r>
          </w:p>
        </w:tc>
        <w:tc>
          <w:tcPr>
            <w:tcW w:w="1305" w:type="dxa"/>
            <w:shd w:val="clear" w:color="auto" w:fill="auto"/>
          </w:tcPr>
          <w:p w14:paraId="09DD3572" w14:textId="77777777" w:rsidR="002D1F22" w:rsidRDefault="008C4B8E">
            <w:pPr>
              <w:pStyle w:val="BodyText"/>
              <w:jc w:val="center"/>
              <w:rPr>
                <w:sz w:val="20"/>
                <w:szCs w:val="20"/>
              </w:rPr>
            </w:pPr>
            <w:r>
              <w:rPr>
                <w:sz w:val="20"/>
                <w:szCs w:val="20"/>
              </w:rPr>
              <w:t>+3.3V Active Antenna @35mA</w:t>
            </w:r>
          </w:p>
        </w:tc>
        <w:tc>
          <w:tcPr>
            <w:tcW w:w="1030" w:type="dxa"/>
            <w:shd w:val="clear" w:color="auto" w:fill="auto"/>
          </w:tcPr>
          <w:p w14:paraId="0658137C" w14:textId="77777777" w:rsidR="002D1F22" w:rsidRDefault="008C4B8E">
            <w:pPr>
              <w:pStyle w:val="BodyText"/>
              <w:jc w:val="center"/>
              <w:rPr>
                <w:sz w:val="20"/>
                <w:szCs w:val="20"/>
              </w:rPr>
            </w:pPr>
            <w:r>
              <w:rPr>
                <w:sz w:val="20"/>
                <w:szCs w:val="20"/>
              </w:rPr>
              <w:t>Input</w:t>
            </w:r>
          </w:p>
        </w:tc>
        <w:tc>
          <w:tcPr>
            <w:tcW w:w="3754" w:type="dxa"/>
            <w:shd w:val="clear" w:color="auto" w:fill="auto"/>
          </w:tcPr>
          <w:p w14:paraId="7BF030F1" w14:textId="77777777" w:rsidR="002D1F22" w:rsidRDefault="008C4B8E">
            <w:pPr>
              <w:pStyle w:val="BodyText"/>
              <w:rPr>
                <w:sz w:val="20"/>
                <w:szCs w:val="20"/>
              </w:rPr>
            </w:pPr>
            <w:r>
              <w:rPr>
                <w:sz w:val="20"/>
                <w:szCs w:val="20"/>
              </w:rPr>
              <w:t>The GPS input requires an active GPS antenna compatible with the 3.3V output of the AVS-4000.  The AVS-4000 is capable of sourcing 35mA to the antenna.</w:t>
            </w:r>
          </w:p>
        </w:tc>
      </w:tr>
      <w:tr w:rsidR="002D1F22" w14:paraId="11C18604" w14:textId="77777777">
        <w:tc>
          <w:tcPr>
            <w:tcW w:w="1289" w:type="dxa"/>
            <w:shd w:val="clear" w:color="auto" w:fill="auto"/>
          </w:tcPr>
          <w:p w14:paraId="3AB3A715" w14:textId="77777777" w:rsidR="002D1F22" w:rsidRDefault="008C4B8E">
            <w:pPr>
              <w:pStyle w:val="BodyText"/>
              <w:jc w:val="center"/>
              <w:rPr>
                <w:sz w:val="20"/>
                <w:szCs w:val="20"/>
              </w:rPr>
            </w:pPr>
            <w:r>
              <w:rPr>
                <w:sz w:val="20"/>
                <w:szCs w:val="20"/>
              </w:rPr>
              <w:t>10MHZ</w:t>
            </w:r>
          </w:p>
        </w:tc>
        <w:tc>
          <w:tcPr>
            <w:tcW w:w="1292" w:type="dxa"/>
            <w:shd w:val="clear" w:color="auto" w:fill="auto"/>
          </w:tcPr>
          <w:p w14:paraId="191DACF1" w14:textId="77777777" w:rsidR="002D1F22" w:rsidRDefault="008C4B8E">
            <w:pPr>
              <w:pStyle w:val="BodyText"/>
              <w:jc w:val="center"/>
              <w:rPr>
                <w:sz w:val="20"/>
                <w:szCs w:val="20"/>
              </w:rPr>
            </w:pPr>
            <w:r>
              <w:rPr>
                <w:sz w:val="20"/>
                <w:szCs w:val="20"/>
              </w:rPr>
              <w:t>MMCX Female JACK</w:t>
            </w:r>
          </w:p>
        </w:tc>
        <w:tc>
          <w:tcPr>
            <w:tcW w:w="1292" w:type="dxa"/>
            <w:shd w:val="clear" w:color="auto" w:fill="auto"/>
          </w:tcPr>
          <w:p w14:paraId="22806B00" w14:textId="77777777" w:rsidR="002D1F22" w:rsidRDefault="008C4B8E">
            <w:pPr>
              <w:pStyle w:val="BodyText"/>
              <w:jc w:val="center"/>
              <w:rPr>
                <w:sz w:val="20"/>
                <w:szCs w:val="20"/>
              </w:rPr>
            </w:pPr>
            <w:r>
              <w:rPr>
                <w:sz w:val="20"/>
                <w:szCs w:val="20"/>
              </w:rPr>
              <w:t>50</w:t>
            </w:r>
            <w:r>
              <w:rPr>
                <w:rFonts w:cs="Times New Roman"/>
                <w:sz w:val="20"/>
                <w:szCs w:val="20"/>
              </w:rPr>
              <w:t>Ω</w:t>
            </w:r>
          </w:p>
        </w:tc>
        <w:tc>
          <w:tcPr>
            <w:tcW w:w="1305" w:type="dxa"/>
            <w:shd w:val="clear" w:color="auto" w:fill="auto"/>
          </w:tcPr>
          <w:p w14:paraId="3395A37C" w14:textId="77777777" w:rsidR="002D1F22" w:rsidRDefault="008C4B8E">
            <w:pPr>
              <w:pStyle w:val="BodyText"/>
              <w:jc w:val="center"/>
              <w:rPr>
                <w:sz w:val="20"/>
                <w:szCs w:val="20"/>
              </w:rPr>
            </w:pPr>
            <w:r>
              <w:rPr>
                <w:sz w:val="20"/>
                <w:szCs w:val="20"/>
              </w:rPr>
              <w:t>15dBm Max</w:t>
            </w:r>
          </w:p>
        </w:tc>
        <w:tc>
          <w:tcPr>
            <w:tcW w:w="1030" w:type="dxa"/>
            <w:shd w:val="clear" w:color="auto" w:fill="auto"/>
          </w:tcPr>
          <w:p w14:paraId="0EADA6A3" w14:textId="77777777" w:rsidR="002D1F22" w:rsidRDefault="008C4B8E">
            <w:pPr>
              <w:pStyle w:val="BodyText"/>
              <w:jc w:val="center"/>
              <w:rPr>
                <w:sz w:val="20"/>
                <w:szCs w:val="20"/>
              </w:rPr>
            </w:pPr>
            <w:r>
              <w:rPr>
                <w:sz w:val="20"/>
                <w:szCs w:val="20"/>
              </w:rPr>
              <w:t>Input</w:t>
            </w:r>
          </w:p>
        </w:tc>
        <w:tc>
          <w:tcPr>
            <w:tcW w:w="3754" w:type="dxa"/>
            <w:shd w:val="clear" w:color="auto" w:fill="auto"/>
          </w:tcPr>
          <w:p w14:paraId="36DE85D8" w14:textId="77777777" w:rsidR="002D1F22" w:rsidRDefault="008C4B8E">
            <w:pPr>
              <w:pStyle w:val="BodyText"/>
              <w:rPr>
                <w:sz w:val="20"/>
                <w:szCs w:val="20"/>
              </w:rPr>
            </w:pPr>
            <w:r>
              <w:rPr>
                <w:sz w:val="20"/>
                <w:szCs w:val="20"/>
              </w:rPr>
              <w:t xml:space="preserve">10MHz reference input </w:t>
            </w:r>
          </w:p>
        </w:tc>
      </w:tr>
      <w:tr w:rsidR="002D1F22" w14:paraId="6FFE1944" w14:textId="77777777">
        <w:tc>
          <w:tcPr>
            <w:tcW w:w="1289" w:type="dxa"/>
            <w:shd w:val="clear" w:color="auto" w:fill="auto"/>
          </w:tcPr>
          <w:p w14:paraId="483EF310" w14:textId="77777777" w:rsidR="002D1F22" w:rsidRDefault="008C4B8E">
            <w:pPr>
              <w:pStyle w:val="BodyText"/>
              <w:jc w:val="center"/>
              <w:rPr>
                <w:sz w:val="20"/>
                <w:szCs w:val="20"/>
              </w:rPr>
            </w:pPr>
            <w:r>
              <w:rPr>
                <w:sz w:val="20"/>
                <w:szCs w:val="20"/>
              </w:rPr>
              <w:t>1PPS</w:t>
            </w:r>
          </w:p>
        </w:tc>
        <w:tc>
          <w:tcPr>
            <w:tcW w:w="1292" w:type="dxa"/>
            <w:shd w:val="clear" w:color="auto" w:fill="auto"/>
          </w:tcPr>
          <w:p w14:paraId="31FF7BB7" w14:textId="77777777" w:rsidR="002D1F22" w:rsidRDefault="008C4B8E">
            <w:pPr>
              <w:pStyle w:val="BodyText"/>
              <w:jc w:val="center"/>
              <w:rPr>
                <w:sz w:val="20"/>
                <w:szCs w:val="20"/>
              </w:rPr>
            </w:pPr>
            <w:r>
              <w:rPr>
                <w:sz w:val="20"/>
                <w:szCs w:val="20"/>
              </w:rPr>
              <w:t>MMCX Female JACK</w:t>
            </w:r>
          </w:p>
        </w:tc>
        <w:tc>
          <w:tcPr>
            <w:tcW w:w="1292" w:type="dxa"/>
            <w:shd w:val="clear" w:color="auto" w:fill="auto"/>
          </w:tcPr>
          <w:p w14:paraId="3139D939" w14:textId="77777777" w:rsidR="002D1F22" w:rsidRDefault="008C4B8E">
            <w:pPr>
              <w:pStyle w:val="BodyText"/>
              <w:jc w:val="center"/>
              <w:rPr>
                <w:sz w:val="20"/>
                <w:szCs w:val="20"/>
              </w:rPr>
            </w:pPr>
            <w:r>
              <w:rPr>
                <w:sz w:val="20"/>
                <w:szCs w:val="20"/>
              </w:rPr>
              <w:t>3K</w:t>
            </w:r>
            <w:r>
              <w:rPr>
                <w:rFonts w:cs="Times New Roman"/>
                <w:sz w:val="20"/>
                <w:szCs w:val="20"/>
              </w:rPr>
              <w:t>Ω</w:t>
            </w:r>
          </w:p>
        </w:tc>
        <w:tc>
          <w:tcPr>
            <w:tcW w:w="1305" w:type="dxa"/>
            <w:shd w:val="clear" w:color="auto" w:fill="auto"/>
          </w:tcPr>
          <w:p w14:paraId="134F2CF6" w14:textId="77777777" w:rsidR="002D1F22" w:rsidRDefault="008C4B8E">
            <w:pPr>
              <w:pStyle w:val="BodyText"/>
              <w:rPr>
                <w:sz w:val="20"/>
                <w:szCs w:val="20"/>
              </w:rPr>
            </w:pPr>
            <w:r>
              <w:rPr>
                <w:sz w:val="20"/>
                <w:szCs w:val="20"/>
              </w:rPr>
              <w:t>5V Max</w:t>
            </w:r>
          </w:p>
        </w:tc>
        <w:tc>
          <w:tcPr>
            <w:tcW w:w="1030" w:type="dxa"/>
            <w:shd w:val="clear" w:color="auto" w:fill="auto"/>
          </w:tcPr>
          <w:p w14:paraId="5F7C9742" w14:textId="77777777" w:rsidR="002D1F22" w:rsidRDefault="008C4B8E">
            <w:pPr>
              <w:pStyle w:val="BodyText"/>
              <w:jc w:val="center"/>
              <w:rPr>
                <w:sz w:val="20"/>
                <w:szCs w:val="20"/>
              </w:rPr>
            </w:pPr>
            <w:r>
              <w:rPr>
                <w:sz w:val="20"/>
                <w:szCs w:val="20"/>
              </w:rPr>
              <w:t>Input</w:t>
            </w:r>
          </w:p>
        </w:tc>
        <w:tc>
          <w:tcPr>
            <w:tcW w:w="3754" w:type="dxa"/>
            <w:shd w:val="clear" w:color="auto" w:fill="auto"/>
          </w:tcPr>
          <w:p w14:paraId="49C39A2A" w14:textId="77777777" w:rsidR="002D1F22" w:rsidRDefault="008C4B8E">
            <w:pPr>
              <w:pStyle w:val="BodyText"/>
              <w:keepNext/>
              <w:rPr>
                <w:sz w:val="20"/>
                <w:szCs w:val="20"/>
              </w:rPr>
            </w:pPr>
            <w:r>
              <w:rPr>
                <w:sz w:val="20"/>
                <w:szCs w:val="20"/>
              </w:rPr>
              <w:t>External reference.  This input can be used to discipline the onboard TCXO to an external reference.  It can also be used as an external timing reference only when the system in using an internal reference or external 10MHz reference.</w:t>
            </w:r>
          </w:p>
        </w:tc>
      </w:tr>
    </w:tbl>
    <w:p w14:paraId="021C4802" w14:textId="77777777" w:rsidR="002D1F22" w:rsidRDefault="008C4B8E">
      <w:pPr>
        <w:pStyle w:val="Caption"/>
        <w:jc w:val="center"/>
      </w:pPr>
      <w:r>
        <w:t xml:space="preserve">Table </w:t>
      </w:r>
      <w:r>
        <w:fldChar w:fldCharType="begin"/>
      </w:r>
      <w:r>
        <w:instrText>SEQ Table \* ARABIC</w:instrText>
      </w:r>
      <w:r>
        <w:fldChar w:fldCharType="separate"/>
      </w:r>
      <w:r>
        <w:t>3</w:t>
      </w:r>
      <w:r>
        <w:fldChar w:fldCharType="end"/>
      </w:r>
      <w:r>
        <w:t>: Rear Panel Reference Coaxial Connectors</w:t>
      </w:r>
    </w:p>
    <w:p w14:paraId="12032369" w14:textId="77777777" w:rsidR="002D1F22" w:rsidRDefault="002D1F22"/>
    <w:p w14:paraId="1D722CD8" w14:textId="77777777" w:rsidR="002D1F22" w:rsidRDefault="002D1F22"/>
    <w:p w14:paraId="402F1FB4" w14:textId="3600E955" w:rsidR="002D1F22" w:rsidRDefault="002D1F22">
      <w:pPr>
        <w:rPr>
          <w:ins w:id="38" w:author="William Craig" w:date="2020-06-04T09:28:00Z"/>
        </w:rPr>
      </w:pPr>
    </w:p>
    <w:p w14:paraId="5C04277C" w14:textId="77777777" w:rsidR="005C574F" w:rsidRDefault="005C574F"/>
    <w:p w14:paraId="6AE00FEF" w14:textId="77777777" w:rsidR="002D1F22" w:rsidRDefault="002D1F22"/>
    <w:p w14:paraId="30D031F8" w14:textId="77777777" w:rsidR="002D1F22" w:rsidRDefault="002D1F22"/>
    <w:p w14:paraId="3E19D188" w14:textId="77777777" w:rsidR="002D1F22" w:rsidRDefault="002D1F22"/>
    <w:tbl>
      <w:tblPr>
        <w:tblStyle w:val="TableGrid"/>
        <w:tblW w:w="9962" w:type="dxa"/>
        <w:tblLook w:val="04A0" w:firstRow="1" w:lastRow="0" w:firstColumn="1" w:lastColumn="0" w:noHBand="0" w:noVBand="1"/>
      </w:tblPr>
      <w:tblGrid>
        <w:gridCol w:w="1289"/>
        <w:gridCol w:w="1292"/>
        <w:gridCol w:w="1292"/>
        <w:gridCol w:w="6089"/>
      </w:tblGrid>
      <w:tr w:rsidR="002D1F22" w14:paraId="26DE5AA7" w14:textId="77777777">
        <w:tc>
          <w:tcPr>
            <w:tcW w:w="9961" w:type="dxa"/>
            <w:gridSpan w:val="4"/>
            <w:shd w:val="clear" w:color="auto" w:fill="B4C6E7" w:themeFill="accent1" w:themeFillTint="66"/>
          </w:tcPr>
          <w:p w14:paraId="7F883175" w14:textId="77777777" w:rsidR="002D1F22" w:rsidRDefault="008C4B8E">
            <w:pPr>
              <w:pStyle w:val="BodyText"/>
              <w:jc w:val="center"/>
              <w:rPr>
                <w:b/>
                <w:bCs/>
                <w:sz w:val="20"/>
                <w:szCs w:val="20"/>
              </w:rPr>
            </w:pPr>
            <w:r>
              <w:rPr>
                <w:b/>
                <w:bCs/>
                <w:sz w:val="20"/>
                <w:szCs w:val="20"/>
              </w:rPr>
              <w:lastRenderedPageBreak/>
              <w:t>Rear Panel USB Type-C Connectors</w:t>
            </w:r>
          </w:p>
        </w:tc>
      </w:tr>
      <w:tr w:rsidR="002D1F22" w14:paraId="072650C5" w14:textId="77777777">
        <w:tc>
          <w:tcPr>
            <w:tcW w:w="1289" w:type="dxa"/>
            <w:shd w:val="clear" w:color="auto" w:fill="auto"/>
          </w:tcPr>
          <w:p w14:paraId="3B4889F7" w14:textId="77777777" w:rsidR="002D1F22" w:rsidRDefault="008C4B8E">
            <w:pPr>
              <w:pStyle w:val="BodyText"/>
              <w:jc w:val="center"/>
              <w:rPr>
                <w:b/>
                <w:bCs/>
                <w:sz w:val="20"/>
                <w:szCs w:val="20"/>
              </w:rPr>
            </w:pPr>
            <w:r>
              <w:rPr>
                <w:b/>
                <w:bCs/>
                <w:sz w:val="20"/>
                <w:szCs w:val="20"/>
              </w:rPr>
              <w:t>Label</w:t>
            </w:r>
          </w:p>
        </w:tc>
        <w:tc>
          <w:tcPr>
            <w:tcW w:w="1292" w:type="dxa"/>
            <w:shd w:val="clear" w:color="auto" w:fill="auto"/>
          </w:tcPr>
          <w:p w14:paraId="68E1A5A4" w14:textId="77777777" w:rsidR="002D1F22" w:rsidRDefault="008C4B8E">
            <w:pPr>
              <w:pStyle w:val="BodyText"/>
              <w:jc w:val="center"/>
              <w:rPr>
                <w:b/>
                <w:bCs/>
                <w:sz w:val="20"/>
                <w:szCs w:val="20"/>
              </w:rPr>
            </w:pPr>
            <w:r>
              <w:rPr>
                <w:b/>
                <w:bCs/>
                <w:sz w:val="20"/>
                <w:szCs w:val="20"/>
              </w:rPr>
              <w:t>Connector Type</w:t>
            </w:r>
          </w:p>
        </w:tc>
        <w:tc>
          <w:tcPr>
            <w:tcW w:w="1292" w:type="dxa"/>
            <w:shd w:val="clear" w:color="auto" w:fill="auto"/>
          </w:tcPr>
          <w:p w14:paraId="339C6769" w14:textId="77777777" w:rsidR="002D1F22" w:rsidRDefault="008C4B8E">
            <w:pPr>
              <w:pStyle w:val="BodyText"/>
              <w:jc w:val="center"/>
              <w:rPr>
                <w:b/>
                <w:bCs/>
                <w:sz w:val="20"/>
                <w:szCs w:val="20"/>
              </w:rPr>
            </w:pPr>
            <w:r>
              <w:rPr>
                <w:b/>
                <w:bCs/>
                <w:sz w:val="20"/>
                <w:szCs w:val="20"/>
              </w:rPr>
              <w:t>VBUS Voltage</w:t>
            </w:r>
          </w:p>
        </w:tc>
        <w:tc>
          <w:tcPr>
            <w:tcW w:w="6088" w:type="dxa"/>
            <w:shd w:val="clear" w:color="auto" w:fill="auto"/>
          </w:tcPr>
          <w:p w14:paraId="1237F107" w14:textId="77777777" w:rsidR="002D1F22" w:rsidRDefault="008C4B8E">
            <w:pPr>
              <w:pStyle w:val="BodyText"/>
              <w:jc w:val="center"/>
              <w:rPr>
                <w:b/>
                <w:bCs/>
                <w:sz w:val="20"/>
                <w:szCs w:val="20"/>
              </w:rPr>
            </w:pPr>
            <w:r>
              <w:rPr>
                <w:b/>
                <w:bCs/>
                <w:sz w:val="20"/>
                <w:szCs w:val="20"/>
              </w:rPr>
              <w:t>Description</w:t>
            </w:r>
          </w:p>
        </w:tc>
      </w:tr>
      <w:tr w:rsidR="002D1F22" w14:paraId="06CB2576" w14:textId="77777777">
        <w:tc>
          <w:tcPr>
            <w:tcW w:w="1289" w:type="dxa"/>
            <w:shd w:val="clear" w:color="auto" w:fill="auto"/>
          </w:tcPr>
          <w:p w14:paraId="63F54405" w14:textId="77777777" w:rsidR="002D1F22" w:rsidRDefault="008C4B8E">
            <w:pPr>
              <w:pStyle w:val="BodyText"/>
              <w:jc w:val="center"/>
              <w:rPr>
                <w:sz w:val="20"/>
                <w:szCs w:val="20"/>
              </w:rPr>
            </w:pPr>
            <w:r>
              <w:rPr>
                <w:sz w:val="20"/>
                <w:szCs w:val="20"/>
              </w:rPr>
              <w:t>USB-C</w:t>
            </w:r>
          </w:p>
        </w:tc>
        <w:tc>
          <w:tcPr>
            <w:tcW w:w="1292" w:type="dxa"/>
            <w:shd w:val="clear" w:color="auto" w:fill="auto"/>
          </w:tcPr>
          <w:p w14:paraId="533F6555" w14:textId="77777777" w:rsidR="002D1F22" w:rsidRDefault="008C4B8E">
            <w:pPr>
              <w:pStyle w:val="BodyText"/>
              <w:jc w:val="center"/>
              <w:rPr>
                <w:sz w:val="20"/>
                <w:szCs w:val="20"/>
              </w:rPr>
            </w:pPr>
            <w:r>
              <w:rPr>
                <w:sz w:val="20"/>
                <w:szCs w:val="20"/>
              </w:rPr>
              <w:t>USB Type-C Receptacle</w:t>
            </w:r>
          </w:p>
        </w:tc>
        <w:tc>
          <w:tcPr>
            <w:tcW w:w="1292" w:type="dxa"/>
            <w:shd w:val="clear" w:color="auto" w:fill="auto"/>
          </w:tcPr>
          <w:p w14:paraId="421F4ED6" w14:textId="77777777" w:rsidR="002D1F22" w:rsidRDefault="008C4B8E">
            <w:pPr>
              <w:pStyle w:val="BodyText"/>
              <w:jc w:val="center"/>
              <w:rPr>
                <w:sz w:val="20"/>
                <w:szCs w:val="20"/>
              </w:rPr>
            </w:pPr>
            <w:r>
              <w:rPr>
                <w:sz w:val="20"/>
                <w:szCs w:val="20"/>
              </w:rPr>
              <w:t>5V</w:t>
            </w:r>
          </w:p>
        </w:tc>
        <w:tc>
          <w:tcPr>
            <w:tcW w:w="6088" w:type="dxa"/>
            <w:shd w:val="clear" w:color="auto" w:fill="auto"/>
          </w:tcPr>
          <w:p w14:paraId="4620433B" w14:textId="77777777" w:rsidR="002D1F22" w:rsidRDefault="008C4B8E">
            <w:pPr>
              <w:pStyle w:val="BodyText"/>
              <w:rPr>
                <w:sz w:val="20"/>
                <w:szCs w:val="20"/>
              </w:rPr>
            </w:pPr>
            <w:r>
              <w:rPr>
                <w:sz w:val="20"/>
                <w:szCs w:val="20"/>
              </w:rPr>
              <w:t>USB 3.1 Gen1 Interface connector.  This connector shall be connected to the host and provides the only USB connection between the AVS-4000 and the host.</w:t>
            </w:r>
          </w:p>
          <w:p w14:paraId="5EBFFFF4" w14:textId="77777777" w:rsidR="002D1F22" w:rsidRDefault="002D1F22">
            <w:pPr>
              <w:pStyle w:val="BodyText"/>
              <w:rPr>
                <w:sz w:val="20"/>
                <w:szCs w:val="20"/>
              </w:rPr>
            </w:pPr>
          </w:p>
        </w:tc>
      </w:tr>
      <w:tr w:rsidR="002D1F22" w14:paraId="29AB65F0" w14:textId="77777777">
        <w:tc>
          <w:tcPr>
            <w:tcW w:w="1289" w:type="dxa"/>
            <w:shd w:val="clear" w:color="auto" w:fill="auto"/>
          </w:tcPr>
          <w:p w14:paraId="3A68CFF9" w14:textId="77777777" w:rsidR="002D1F22" w:rsidRDefault="008C4B8E">
            <w:pPr>
              <w:pStyle w:val="BodyText"/>
              <w:jc w:val="center"/>
              <w:rPr>
                <w:sz w:val="20"/>
                <w:szCs w:val="20"/>
              </w:rPr>
            </w:pPr>
            <w:r>
              <w:rPr>
                <w:sz w:val="20"/>
                <w:szCs w:val="20"/>
              </w:rPr>
              <w:t>AUX PWR</w:t>
            </w:r>
          </w:p>
        </w:tc>
        <w:tc>
          <w:tcPr>
            <w:tcW w:w="1292" w:type="dxa"/>
            <w:shd w:val="clear" w:color="auto" w:fill="auto"/>
          </w:tcPr>
          <w:p w14:paraId="61FF4E75" w14:textId="77777777" w:rsidR="002D1F22" w:rsidRDefault="008C4B8E">
            <w:pPr>
              <w:pStyle w:val="BodyText"/>
              <w:jc w:val="center"/>
              <w:rPr>
                <w:sz w:val="20"/>
                <w:szCs w:val="20"/>
              </w:rPr>
            </w:pPr>
            <w:r>
              <w:rPr>
                <w:sz w:val="20"/>
                <w:szCs w:val="20"/>
              </w:rPr>
              <w:t>USB Type-C Receptacle</w:t>
            </w:r>
          </w:p>
        </w:tc>
        <w:tc>
          <w:tcPr>
            <w:tcW w:w="1292" w:type="dxa"/>
            <w:shd w:val="clear" w:color="auto" w:fill="auto"/>
          </w:tcPr>
          <w:p w14:paraId="1A71D7E4" w14:textId="77777777" w:rsidR="002D1F22" w:rsidRDefault="008C4B8E">
            <w:pPr>
              <w:pStyle w:val="BodyText"/>
              <w:jc w:val="center"/>
              <w:rPr>
                <w:sz w:val="20"/>
                <w:szCs w:val="20"/>
              </w:rPr>
            </w:pPr>
            <w:r>
              <w:rPr>
                <w:sz w:val="20"/>
                <w:szCs w:val="20"/>
              </w:rPr>
              <w:t>6V to 17V</w:t>
            </w:r>
          </w:p>
        </w:tc>
        <w:tc>
          <w:tcPr>
            <w:tcW w:w="6088" w:type="dxa"/>
            <w:shd w:val="clear" w:color="auto" w:fill="auto"/>
          </w:tcPr>
          <w:p w14:paraId="1C740332" w14:textId="77777777" w:rsidR="002D1F22" w:rsidRDefault="008C4B8E">
            <w:pPr>
              <w:pStyle w:val="BodyText"/>
              <w:keepNext/>
              <w:rPr>
                <w:sz w:val="20"/>
                <w:szCs w:val="20"/>
              </w:rPr>
            </w:pPr>
            <w:r>
              <w:rPr>
                <w:sz w:val="20"/>
                <w:szCs w:val="20"/>
              </w:rPr>
              <w:t>This USB Type-C connector is for auxiliary power in the circumstance where a small single board computer is not capable of supplying the current required by the AVS-4000.  This connector must be connected to a power adapter that sources between +6V and +17V on the VBUS pins in the standard USB Type C connector.  When utilized, the power from this connector will provide the majority of power to the AVS-4000.  Only a small amount of power will be drawn off of the connector with the USB-C label to power small portions of the USB interface. This input is capable of sourcing up to 3A of current to the AVS-4000.  An optional USB Type C power adapter is available from Avid Systems.  It is imperative that this adapter never be used with any other USB device due to the voltage on the connector.</w:t>
            </w:r>
          </w:p>
        </w:tc>
      </w:tr>
    </w:tbl>
    <w:p w14:paraId="2F727AAF" w14:textId="77777777" w:rsidR="002D1F22" w:rsidRDefault="008C4B8E">
      <w:pPr>
        <w:pStyle w:val="Caption"/>
        <w:jc w:val="center"/>
      </w:pPr>
      <w:r>
        <w:t xml:space="preserve">Table </w:t>
      </w:r>
      <w:r>
        <w:fldChar w:fldCharType="begin"/>
      </w:r>
      <w:r>
        <w:instrText>SEQ Table \* ARABIC</w:instrText>
      </w:r>
      <w:r>
        <w:fldChar w:fldCharType="separate"/>
      </w:r>
      <w:r>
        <w:t>4</w:t>
      </w:r>
      <w:r>
        <w:fldChar w:fldCharType="end"/>
      </w:r>
      <w:r>
        <w:t>: Rear USB Type-C Connectors</w:t>
      </w:r>
    </w:p>
    <w:p w14:paraId="55D964E3" w14:textId="77777777" w:rsidR="002D1F22" w:rsidRDefault="002D1F22">
      <w:pPr>
        <w:pStyle w:val="Caption"/>
        <w:jc w:val="center"/>
      </w:pPr>
    </w:p>
    <w:tbl>
      <w:tblPr>
        <w:tblStyle w:val="TableGrid"/>
        <w:tblW w:w="9962" w:type="dxa"/>
        <w:tblLook w:val="04A0" w:firstRow="1" w:lastRow="0" w:firstColumn="1" w:lastColumn="0" w:noHBand="0" w:noVBand="1"/>
      </w:tblPr>
      <w:tblGrid>
        <w:gridCol w:w="1310"/>
        <w:gridCol w:w="1921"/>
        <w:gridCol w:w="6731"/>
      </w:tblGrid>
      <w:tr w:rsidR="002D1F22" w14:paraId="758D89DD" w14:textId="77777777">
        <w:tc>
          <w:tcPr>
            <w:tcW w:w="9962" w:type="dxa"/>
            <w:gridSpan w:val="3"/>
            <w:shd w:val="clear" w:color="auto" w:fill="B4C6E7" w:themeFill="accent1" w:themeFillTint="66"/>
          </w:tcPr>
          <w:p w14:paraId="10004617" w14:textId="77777777" w:rsidR="002D1F22" w:rsidRDefault="008C4B8E">
            <w:pPr>
              <w:pStyle w:val="BodyText"/>
              <w:jc w:val="center"/>
              <w:rPr>
                <w:b/>
                <w:bCs/>
                <w:sz w:val="20"/>
                <w:szCs w:val="20"/>
              </w:rPr>
            </w:pPr>
            <w:r>
              <w:rPr>
                <w:b/>
                <w:bCs/>
                <w:sz w:val="20"/>
                <w:szCs w:val="20"/>
              </w:rPr>
              <w:t>Rear Panel LED Indicators and Buttons</w:t>
            </w:r>
          </w:p>
        </w:tc>
      </w:tr>
      <w:tr w:rsidR="002D1F22" w14:paraId="693B3868" w14:textId="77777777">
        <w:tc>
          <w:tcPr>
            <w:tcW w:w="1310" w:type="dxa"/>
            <w:shd w:val="clear" w:color="auto" w:fill="auto"/>
          </w:tcPr>
          <w:p w14:paraId="51EED540" w14:textId="77777777" w:rsidR="002D1F22" w:rsidRDefault="008C4B8E">
            <w:pPr>
              <w:pStyle w:val="BodyText"/>
              <w:jc w:val="center"/>
              <w:rPr>
                <w:b/>
                <w:bCs/>
              </w:rPr>
            </w:pPr>
            <w:r>
              <w:rPr>
                <w:b/>
                <w:bCs/>
              </w:rPr>
              <w:t>Label</w:t>
            </w:r>
          </w:p>
        </w:tc>
        <w:tc>
          <w:tcPr>
            <w:tcW w:w="1921" w:type="dxa"/>
            <w:shd w:val="clear" w:color="auto" w:fill="auto"/>
          </w:tcPr>
          <w:p w14:paraId="5277DCBA" w14:textId="77777777" w:rsidR="002D1F22" w:rsidRDefault="008C4B8E">
            <w:pPr>
              <w:pStyle w:val="BodyText"/>
              <w:jc w:val="center"/>
              <w:rPr>
                <w:b/>
                <w:bCs/>
              </w:rPr>
            </w:pPr>
            <w:r>
              <w:rPr>
                <w:b/>
                <w:bCs/>
              </w:rPr>
              <w:t>LED Color</w:t>
            </w:r>
          </w:p>
        </w:tc>
        <w:tc>
          <w:tcPr>
            <w:tcW w:w="6731" w:type="dxa"/>
            <w:shd w:val="clear" w:color="auto" w:fill="auto"/>
          </w:tcPr>
          <w:p w14:paraId="5B5BBBA9" w14:textId="77777777" w:rsidR="002D1F22" w:rsidRDefault="008C4B8E">
            <w:pPr>
              <w:pStyle w:val="BodyText"/>
              <w:jc w:val="center"/>
              <w:rPr>
                <w:b/>
                <w:bCs/>
                <w:sz w:val="20"/>
                <w:szCs w:val="20"/>
              </w:rPr>
            </w:pPr>
            <w:r>
              <w:rPr>
                <w:b/>
                <w:bCs/>
                <w:sz w:val="20"/>
                <w:szCs w:val="20"/>
              </w:rPr>
              <w:t>Description</w:t>
            </w:r>
          </w:p>
        </w:tc>
      </w:tr>
      <w:tr w:rsidR="002D1F22" w14:paraId="53AED26C" w14:textId="77777777">
        <w:tc>
          <w:tcPr>
            <w:tcW w:w="1310" w:type="dxa"/>
            <w:shd w:val="clear" w:color="auto" w:fill="auto"/>
          </w:tcPr>
          <w:p w14:paraId="1FEFCAD8" w14:textId="77777777" w:rsidR="002D1F22" w:rsidRDefault="008C4B8E">
            <w:pPr>
              <w:pStyle w:val="BodyText"/>
              <w:jc w:val="center"/>
            </w:pPr>
            <w:r>
              <w:t>I3</w:t>
            </w:r>
          </w:p>
        </w:tc>
        <w:tc>
          <w:tcPr>
            <w:tcW w:w="1921" w:type="dxa"/>
            <w:shd w:val="clear" w:color="auto" w:fill="auto"/>
          </w:tcPr>
          <w:p w14:paraId="4D458ADF" w14:textId="77777777" w:rsidR="002D1F22" w:rsidRDefault="008C4B8E">
            <w:pPr>
              <w:pStyle w:val="BodyText"/>
              <w:jc w:val="center"/>
            </w:pPr>
            <w:r>
              <w:t>Yellow</w:t>
            </w:r>
          </w:p>
        </w:tc>
        <w:tc>
          <w:tcPr>
            <w:tcW w:w="6731" w:type="dxa"/>
            <w:shd w:val="clear" w:color="auto" w:fill="auto"/>
          </w:tcPr>
          <w:p w14:paraId="7FED7502" w14:textId="77777777" w:rsidR="002D1F22" w:rsidRDefault="008C4B8E">
            <w:pPr>
              <w:pStyle w:val="BodyText"/>
              <w:rPr>
                <w:sz w:val="20"/>
                <w:szCs w:val="20"/>
              </w:rPr>
            </w:pPr>
            <w:r>
              <w:rPr>
                <w:sz w:val="20"/>
                <w:szCs w:val="20"/>
              </w:rPr>
              <w:t>Indicates the selected PPS is active when blinking.</w:t>
            </w:r>
          </w:p>
        </w:tc>
      </w:tr>
      <w:tr w:rsidR="002D1F22" w14:paraId="5CA9BA16" w14:textId="77777777">
        <w:tc>
          <w:tcPr>
            <w:tcW w:w="1310" w:type="dxa"/>
            <w:shd w:val="clear" w:color="auto" w:fill="auto"/>
          </w:tcPr>
          <w:p w14:paraId="74CB6D72" w14:textId="77777777" w:rsidR="002D1F22" w:rsidRDefault="008C4B8E">
            <w:pPr>
              <w:pStyle w:val="BodyText"/>
              <w:jc w:val="center"/>
            </w:pPr>
            <w:r>
              <w:t>I4</w:t>
            </w:r>
          </w:p>
        </w:tc>
        <w:tc>
          <w:tcPr>
            <w:tcW w:w="1921" w:type="dxa"/>
            <w:shd w:val="clear" w:color="auto" w:fill="auto"/>
          </w:tcPr>
          <w:p w14:paraId="3B32A40D" w14:textId="77777777" w:rsidR="002D1F22" w:rsidRDefault="008C4B8E">
            <w:pPr>
              <w:pStyle w:val="BodyText"/>
              <w:jc w:val="center"/>
            </w:pPr>
            <w:r>
              <w:t>Blue</w:t>
            </w:r>
          </w:p>
        </w:tc>
        <w:tc>
          <w:tcPr>
            <w:tcW w:w="6731" w:type="dxa"/>
            <w:shd w:val="clear" w:color="auto" w:fill="auto"/>
          </w:tcPr>
          <w:p w14:paraId="20CC6775" w14:textId="77777777" w:rsidR="002D1F22" w:rsidRDefault="008C4B8E">
            <w:pPr>
              <w:pStyle w:val="BodyText"/>
              <w:keepNext/>
              <w:rPr>
                <w:sz w:val="20"/>
                <w:szCs w:val="20"/>
              </w:rPr>
            </w:pPr>
            <w:r>
              <w:rPr>
                <w:sz w:val="20"/>
                <w:szCs w:val="20"/>
              </w:rPr>
              <w:t>Indicates Power has been supplied to the board either from the USB-C connector or AUX PWR connector.</w:t>
            </w:r>
          </w:p>
        </w:tc>
      </w:tr>
      <w:tr w:rsidR="002D1F22" w14:paraId="081B25B7" w14:textId="77777777">
        <w:tc>
          <w:tcPr>
            <w:tcW w:w="1310" w:type="dxa"/>
            <w:shd w:val="clear" w:color="auto" w:fill="auto"/>
          </w:tcPr>
          <w:p w14:paraId="7654BBE0" w14:textId="77777777" w:rsidR="002D1F22" w:rsidRDefault="008C4B8E">
            <w:pPr>
              <w:pStyle w:val="BodyText"/>
              <w:jc w:val="center"/>
            </w:pPr>
            <w:r>
              <w:t>I5</w:t>
            </w:r>
          </w:p>
        </w:tc>
        <w:tc>
          <w:tcPr>
            <w:tcW w:w="1921" w:type="dxa"/>
            <w:shd w:val="clear" w:color="auto" w:fill="auto"/>
          </w:tcPr>
          <w:p w14:paraId="2BB87112" w14:textId="77777777" w:rsidR="002D1F22" w:rsidRDefault="008C4B8E">
            <w:pPr>
              <w:pStyle w:val="BodyText"/>
              <w:jc w:val="center"/>
            </w:pPr>
            <w:r>
              <w:t>Green</w:t>
            </w:r>
          </w:p>
        </w:tc>
        <w:tc>
          <w:tcPr>
            <w:tcW w:w="6731" w:type="dxa"/>
            <w:shd w:val="clear" w:color="auto" w:fill="auto"/>
          </w:tcPr>
          <w:p w14:paraId="5DD67A35" w14:textId="77777777" w:rsidR="002D1F22" w:rsidRDefault="008C4B8E">
            <w:pPr>
              <w:pStyle w:val="BodyText"/>
              <w:keepNext/>
              <w:rPr>
                <w:sz w:val="20"/>
                <w:szCs w:val="20"/>
              </w:rPr>
            </w:pPr>
            <w:r>
              <w:rPr>
                <w:sz w:val="20"/>
                <w:szCs w:val="20"/>
              </w:rPr>
              <w:t>Indicates the selected reference mode is locked when illuminated.</w:t>
            </w:r>
          </w:p>
        </w:tc>
      </w:tr>
      <w:tr w:rsidR="002D1F22" w14:paraId="106C76CE" w14:textId="77777777">
        <w:tc>
          <w:tcPr>
            <w:tcW w:w="1310" w:type="dxa"/>
            <w:shd w:val="clear" w:color="auto" w:fill="auto"/>
          </w:tcPr>
          <w:p w14:paraId="14828485" w14:textId="77777777" w:rsidR="002D1F22" w:rsidRDefault="008C4B8E">
            <w:pPr>
              <w:pStyle w:val="BodyText"/>
              <w:jc w:val="center"/>
            </w:pPr>
            <w:r>
              <w:t>RESET</w:t>
            </w:r>
          </w:p>
        </w:tc>
        <w:tc>
          <w:tcPr>
            <w:tcW w:w="1921" w:type="dxa"/>
            <w:shd w:val="clear" w:color="auto" w:fill="auto"/>
          </w:tcPr>
          <w:p w14:paraId="6E22AE24" w14:textId="77777777" w:rsidR="002D1F22" w:rsidRDefault="008C4B8E">
            <w:pPr>
              <w:pStyle w:val="BodyText"/>
              <w:jc w:val="center"/>
            </w:pPr>
            <w:r>
              <w:t>Button</w:t>
            </w:r>
          </w:p>
        </w:tc>
        <w:tc>
          <w:tcPr>
            <w:tcW w:w="6731" w:type="dxa"/>
            <w:shd w:val="clear" w:color="auto" w:fill="auto"/>
          </w:tcPr>
          <w:p w14:paraId="437F9463" w14:textId="77777777" w:rsidR="002D1F22" w:rsidRDefault="008C4B8E">
            <w:pPr>
              <w:pStyle w:val="BodyText"/>
              <w:keepNext/>
              <w:rPr>
                <w:sz w:val="20"/>
                <w:szCs w:val="20"/>
              </w:rPr>
            </w:pPr>
            <w:r>
              <w:rPr>
                <w:sz w:val="20"/>
                <w:szCs w:val="20"/>
              </w:rPr>
              <w:t>This button can carefully be depressed to reset the AVS-4000 USB controller and all major circuitry.</w:t>
            </w:r>
          </w:p>
        </w:tc>
      </w:tr>
    </w:tbl>
    <w:p w14:paraId="2C167256" w14:textId="77777777" w:rsidR="002D1F22" w:rsidRDefault="008C4B8E">
      <w:pPr>
        <w:pStyle w:val="Caption"/>
        <w:jc w:val="center"/>
      </w:pPr>
      <w:r>
        <w:t xml:space="preserve">Table </w:t>
      </w:r>
      <w:r>
        <w:fldChar w:fldCharType="begin"/>
      </w:r>
      <w:r>
        <w:instrText>SEQ Table \* ARABIC</w:instrText>
      </w:r>
      <w:r>
        <w:fldChar w:fldCharType="separate"/>
      </w:r>
      <w:r>
        <w:t>5</w:t>
      </w:r>
      <w:r>
        <w:fldChar w:fldCharType="end"/>
      </w:r>
      <w:r>
        <w:t>: Rear LED Indicators and Button</w:t>
      </w:r>
    </w:p>
    <w:p w14:paraId="742D1B3D" w14:textId="77777777" w:rsidR="002D1F22" w:rsidRDefault="002D1F22"/>
    <w:p w14:paraId="017AF6BD" w14:textId="77777777" w:rsidR="002D1F22" w:rsidRDefault="002D1F22"/>
    <w:p w14:paraId="655862A3" w14:textId="77777777" w:rsidR="002D1F22" w:rsidRDefault="002D1F22"/>
    <w:p w14:paraId="0ACCE6FA" w14:textId="4DAFE73C" w:rsidR="002D1F22" w:rsidRDefault="002D1F22">
      <w:pPr>
        <w:rPr>
          <w:ins w:id="39" w:author="William Craig" w:date="2020-06-04T09:28:00Z"/>
        </w:rPr>
      </w:pPr>
    </w:p>
    <w:p w14:paraId="7046C9AD" w14:textId="205554BD" w:rsidR="00261FA2" w:rsidRDefault="00261FA2">
      <w:pPr>
        <w:rPr>
          <w:ins w:id="40" w:author="William Craig" w:date="2020-06-04T09:48:00Z"/>
        </w:rPr>
      </w:pPr>
    </w:p>
    <w:p w14:paraId="04A0A557" w14:textId="77777777" w:rsidR="00BA380E" w:rsidRDefault="00BA380E"/>
    <w:p w14:paraId="71C5C901" w14:textId="77777777" w:rsidR="002D1F22" w:rsidRDefault="002D1F22"/>
    <w:p w14:paraId="4BBD1071" w14:textId="77777777" w:rsidR="002D1F22" w:rsidRDefault="008C4B8E">
      <w:pPr>
        <w:pStyle w:val="Heading3"/>
        <w:numPr>
          <w:ilvl w:val="2"/>
          <w:numId w:val="2"/>
        </w:numPr>
      </w:pPr>
      <w:bookmarkStart w:id="41" w:name="__RefHeading___Toc2557_3736658812"/>
      <w:bookmarkStart w:id="42" w:name="_Toc32232204"/>
      <w:bookmarkEnd w:id="41"/>
      <w:r>
        <w:lastRenderedPageBreak/>
        <w:t>4.1.3 Side Panel GPIO/JTAG Connector</w:t>
      </w:r>
      <w:bookmarkEnd w:id="42"/>
    </w:p>
    <w:p w14:paraId="2F2C9A3D" w14:textId="77777777" w:rsidR="002D1F22" w:rsidRDefault="008C4B8E">
      <w:pPr>
        <w:pStyle w:val="BodyText"/>
      </w:pPr>
      <w:r>
        <w:t>When looking at the front of the AVS-4000 in an upright position, the unit has a hatch that is located on the left side along the bottom of the unit.  Two 82</w:t>
      </w:r>
      <w:r>
        <w:rPr>
          <w:rFonts w:ascii="Calibri" w:hAnsi="Calibri" w:cs="Calibri"/>
        </w:rPr>
        <w:t>°</w:t>
      </w:r>
      <w:r>
        <w:t xml:space="preserve"> Flat Head size 0.060-80UNF black screws that are 0.125” long secure the hatch to the main housing of the unit.  The location of this hatch is shown in the figure below.</w:t>
      </w:r>
    </w:p>
    <w:p w14:paraId="5D25F22C" w14:textId="77777777" w:rsidR="002D1F22" w:rsidRDefault="008C4B8E">
      <w:pPr>
        <w:pStyle w:val="BodyText"/>
        <w:keepNext/>
        <w:jc w:val="center"/>
      </w:pPr>
      <w:r>
        <w:rPr>
          <w:noProof/>
        </w:rPr>
        <w:drawing>
          <wp:inline distT="0" distB="0" distL="0" distR="0" wp14:anchorId="72F412B1" wp14:editId="187DF29C">
            <wp:extent cx="3902075" cy="2404110"/>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pic:cNvPicPr>
                      <a:picLocks noChangeAspect="1" noChangeArrowheads="1"/>
                    </pic:cNvPicPr>
                  </pic:nvPicPr>
                  <pic:blipFill>
                    <a:blip r:embed="rId15"/>
                    <a:stretch>
                      <a:fillRect/>
                    </a:stretch>
                  </pic:blipFill>
                  <pic:spPr bwMode="auto">
                    <a:xfrm>
                      <a:off x="0" y="0"/>
                      <a:ext cx="3902075" cy="2404110"/>
                    </a:xfrm>
                    <a:prstGeom prst="rect">
                      <a:avLst/>
                    </a:prstGeom>
                  </pic:spPr>
                </pic:pic>
              </a:graphicData>
            </a:graphic>
          </wp:inline>
        </w:drawing>
      </w:r>
    </w:p>
    <w:p w14:paraId="13C85DED" w14:textId="77777777" w:rsidR="002D1F22" w:rsidRDefault="008C4B8E">
      <w:pPr>
        <w:pStyle w:val="Caption"/>
        <w:jc w:val="center"/>
      </w:pPr>
      <w:r>
        <w:t xml:space="preserve">Figure </w:t>
      </w:r>
      <w:r>
        <w:fldChar w:fldCharType="begin"/>
      </w:r>
      <w:r>
        <w:instrText>SEQ Figure \* ARABIC</w:instrText>
      </w:r>
      <w:r>
        <w:fldChar w:fldCharType="separate"/>
      </w:r>
      <w:r>
        <w:t>6</w:t>
      </w:r>
      <w:r>
        <w:fldChar w:fldCharType="end"/>
      </w:r>
      <w:r>
        <w:t>: GPIO/JTAG Hatch and Screws</w:t>
      </w:r>
    </w:p>
    <w:p w14:paraId="08C7FBB5" w14:textId="77777777" w:rsidR="002D1F22" w:rsidRDefault="008C4B8E">
      <w:r>
        <w:t>The screws can be carefully removed exposing the combined GPIO and JTAG connector of the unit.</w:t>
      </w:r>
    </w:p>
    <w:p w14:paraId="7B10017A" w14:textId="77777777" w:rsidR="002D1F22" w:rsidRDefault="002D1F22"/>
    <w:p w14:paraId="3015A466" w14:textId="77777777" w:rsidR="002D1F22" w:rsidRDefault="008C4B8E">
      <w:pPr>
        <w:keepNext/>
        <w:jc w:val="center"/>
      </w:pPr>
      <w:r>
        <w:rPr>
          <w:noProof/>
        </w:rPr>
        <w:drawing>
          <wp:inline distT="0" distB="0" distL="0" distR="0" wp14:anchorId="32D10A23" wp14:editId="187EB4CA">
            <wp:extent cx="3849370" cy="2639695"/>
            <wp:effectExtent l="0" t="0" r="0"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pic:cNvPicPr>
                      <a:picLocks noChangeAspect="1" noChangeArrowheads="1"/>
                    </pic:cNvPicPr>
                  </pic:nvPicPr>
                  <pic:blipFill>
                    <a:blip r:embed="rId16"/>
                    <a:stretch>
                      <a:fillRect/>
                    </a:stretch>
                  </pic:blipFill>
                  <pic:spPr bwMode="auto">
                    <a:xfrm>
                      <a:off x="0" y="0"/>
                      <a:ext cx="3849370" cy="2639695"/>
                    </a:xfrm>
                    <a:prstGeom prst="rect">
                      <a:avLst/>
                    </a:prstGeom>
                  </pic:spPr>
                </pic:pic>
              </a:graphicData>
            </a:graphic>
          </wp:inline>
        </w:drawing>
      </w:r>
    </w:p>
    <w:p w14:paraId="4950B94B" w14:textId="77777777" w:rsidR="002D1F22" w:rsidRDefault="008C4B8E">
      <w:pPr>
        <w:pStyle w:val="Caption"/>
        <w:jc w:val="center"/>
      </w:pPr>
      <w:r>
        <w:t xml:space="preserve">Figure </w:t>
      </w:r>
      <w:r>
        <w:fldChar w:fldCharType="begin"/>
      </w:r>
      <w:r>
        <w:instrText>SEQ Figure \* ARABIC</w:instrText>
      </w:r>
      <w:r>
        <w:fldChar w:fldCharType="separate"/>
      </w:r>
      <w:r>
        <w:t>7</w:t>
      </w:r>
      <w:r>
        <w:fldChar w:fldCharType="end"/>
      </w:r>
      <w:r>
        <w:t>: GPIO/JTAG Connector (J6)</w:t>
      </w:r>
    </w:p>
    <w:p w14:paraId="38E13CBA" w14:textId="63B79EC7" w:rsidR="002D1F22" w:rsidRDefault="008C4B8E">
      <w:r>
        <w:t xml:space="preserve">The image shows connector J6 of the AVS-4000 exposed with the hatch removed.  Attached to the PCB </w:t>
      </w:r>
      <w:r>
        <w:lastRenderedPageBreak/>
        <w:t>of the AVS-4000 and located next to J6 are two Penn Engineering SMTSO-M1.6-1-ET surface mount standoffs.  These standoffs can be used to secure an adapter, flex cable, rugged connector adapter and housing, or custom solution to the AVS-4000.  J6 is a 24-Pin Molex connector, part number 5009130242.  The mating connector for this connector is 0559092474.  The pinout of J6 is detailed in the table below.  Care must be taken when using this connector because it houses two different voltages and IO at two different voltages.  All JTAG related signals operate on a +2.5V rail.  All GPIO operate on a +3.3V rail.  The USB</w:t>
      </w:r>
      <w:ins w:id="43" w:author="William Craig" w:date="2020-06-04T08:18:00Z">
        <w:r w:rsidR="00B61944">
          <w:t xml:space="preserve"> </w:t>
        </w:r>
      </w:ins>
      <w:del w:id="44" w:author="William Craig" w:date="2020-06-04T08:18:00Z">
        <w:r w:rsidDel="00B61944">
          <w:delText>_* FX3</w:delText>
        </w:r>
      </w:del>
      <w:ins w:id="45" w:author="William Craig" w:date="2020-06-04T08:18:00Z">
        <w:r w:rsidR="00B61944">
          <w:t>Controller</w:t>
        </w:r>
      </w:ins>
      <w:r>
        <w:t xml:space="preserve"> JTAG and Debugger interface is not currently supported for customer use.  The FPGA JTAG interface is a standard Xilinx JTAG interface.  The GPIO interface within the connector can be used to control, monitor, and communicate with external devices in a system.  These GPIO are controlled via software and have the ability to operate as an input, output, open-drain output, or be tri-stated.  This provides the capability to utilize the GPIO in a multitude of different user applications within a system. </w:t>
      </w:r>
    </w:p>
    <w:p w14:paraId="33E3742D" w14:textId="77777777" w:rsidR="002D1F22" w:rsidRDefault="002D1F22"/>
    <w:tbl>
      <w:tblPr>
        <w:tblStyle w:val="TableGrid"/>
        <w:tblW w:w="9962" w:type="dxa"/>
        <w:tblLook w:val="04A0" w:firstRow="1" w:lastRow="0" w:firstColumn="1" w:lastColumn="0" w:noHBand="0" w:noVBand="1"/>
      </w:tblPr>
      <w:tblGrid>
        <w:gridCol w:w="620"/>
        <w:gridCol w:w="1531"/>
        <w:gridCol w:w="1077"/>
        <w:gridCol w:w="726"/>
        <w:gridCol w:w="6008"/>
      </w:tblGrid>
      <w:tr w:rsidR="002D1F22" w14:paraId="100AAE77" w14:textId="77777777">
        <w:tc>
          <w:tcPr>
            <w:tcW w:w="9962" w:type="dxa"/>
            <w:gridSpan w:val="5"/>
            <w:shd w:val="clear" w:color="auto" w:fill="B4C6E7" w:themeFill="accent1" w:themeFillTint="66"/>
          </w:tcPr>
          <w:p w14:paraId="37ECBC90" w14:textId="77777777" w:rsidR="002D1F22" w:rsidRDefault="008C4B8E">
            <w:pPr>
              <w:jc w:val="center"/>
              <w:rPr>
                <w:sz w:val="20"/>
                <w:szCs w:val="20"/>
              </w:rPr>
            </w:pPr>
            <w:r>
              <w:rPr>
                <w:sz w:val="20"/>
                <w:szCs w:val="20"/>
              </w:rPr>
              <w:t>JTAG/GPIO Connector (J6) Pinout</w:t>
            </w:r>
          </w:p>
        </w:tc>
      </w:tr>
      <w:tr w:rsidR="002D1F22" w14:paraId="3DBCCDF6" w14:textId="77777777">
        <w:tc>
          <w:tcPr>
            <w:tcW w:w="620" w:type="dxa"/>
            <w:shd w:val="clear" w:color="auto" w:fill="auto"/>
          </w:tcPr>
          <w:p w14:paraId="04D3D005" w14:textId="77777777" w:rsidR="002D1F22" w:rsidRDefault="008C4B8E">
            <w:pPr>
              <w:rPr>
                <w:b/>
                <w:bCs/>
                <w:sz w:val="16"/>
                <w:szCs w:val="16"/>
              </w:rPr>
            </w:pPr>
            <w:r>
              <w:rPr>
                <w:b/>
                <w:bCs/>
                <w:sz w:val="16"/>
                <w:szCs w:val="16"/>
              </w:rPr>
              <w:t>Pin</w:t>
            </w:r>
          </w:p>
        </w:tc>
        <w:tc>
          <w:tcPr>
            <w:tcW w:w="1531" w:type="dxa"/>
            <w:shd w:val="clear" w:color="auto" w:fill="auto"/>
          </w:tcPr>
          <w:p w14:paraId="4CDFF98D" w14:textId="77777777" w:rsidR="002D1F22" w:rsidRDefault="008C4B8E">
            <w:pPr>
              <w:rPr>
                <w:b/>
                <w:bCs/>
                <w:sz w:val="16"/>
                <w:szCs w:val="16"/>
              </w:rPr>
            </w:pPr>
            <w:r>
              <w:rPr>
                <w:b/>
                <w:bCs/>
                <w:sz w:val="16"/>
                <w:szCs w:val="16"/>
              </w:rPr>
              <w:t>Signal Name</w:t>
            </w:r>
          </w:p>
        </w:tc>
        <w:tc>
          <w:tcPr>
            <w:tcW w:w="1077" w:type="dxa"/>
            <w:shd w:val="clear" w:color="auto" w:fill="auto"/>
          </w:tcPr>
          <w:p w14:paraId="477576BB" w14:textId="77777777" w:rsidR="002D1F22" w:rsidRDefault="008C4B8E">
            <w:pPr>
              <w:rPr>
                <w:b/>
                <w:bCs/>
                <w:sz w:val="16"/>
                <w:szCs w:val="16"/>
              </w:rPr>
            </w:pPr>
            <w:r>
              <w:rPr>
                <w:b/>
                <w:bCs/>
                <w:sz w:val="16"/>
                <w:szCs w:val="16"/>
              </w:rPr>
              <w:t>DIR/ PWR</w:t>
            </w:r>
          </w:p>
        </w:tc>
        <w:tc>
          <w:tcPr>
            <w:tcW w:w="726" w:type="dxa"/>
            <w:shd w:val="clear" w:color="auto" w:fill="auto"/>
          </w:tcPr>
          <w:p w14:paraId="0058BBFB" w14:textId="77777777" w:rsidR="002D1F22" w:rsidRDefault="008C4B8E">
            <w:pPr>
              <w:rPr>
                <w:b/>
                <w:bCs/>
                <w:sz w:val="16"/>
                <w:szCs w:val="16"/>
              </w:rPr>
            </w:pPr>
            <w:r>
              <w:rPr>
                <w:b/>
                <w:bCs/>
                <w:sz w:val="16"/>
                <w:szCs w:val="16"/>
              </w:rPr>
              <w:t xml:space="preserve">Voltage </w:t>
            </w:r>
          </w:p>
        </w:tc>
        <w:tc>
          <w:tcPr>
            <w:tcW w:w="6008" w:type="dxa"/>
            <w:shd w:val="clear" w:color="auto" w:fill="auto"/>
          </w:tcPr>
          <w:p w14:paraId="673029B4" w14:textId="77777777" w:rsidR="002D1F22" w:rsidRDefault="008C4B8E">
            <w:pPr>
              <w:rPr>
                <w:b/>
                <w:bCs/>
                <w:sz w:val="16"/>
                <w:szCs w:val="16"/>
              </w:rPr>
            </w:pPr>
            <w:r>
              <w:rPr>
                <w:b/>
                <w:bCs/>
                <w:sz w:val="16"/>
                <w:szCs w:val="16"/>
              </w:rPr>
              <w:t>Definition</w:t>
            </w:r>
          </w:p>
        </w:tc>
      </w:tr>
      <w:tr w:rsidR="002D1F22" w14:paraId="7DCBD0D5" w14:textId="77777777">
        <w:tc>
          <w:tcPr>
            <w:tcW w:w="620" w:type="dxa"/>
            <w:shd w:val="clear" w:color="auto" w:fill="auto"/>
          </w:tcPr>
          <w:p w14:paraId="0F3629FE" w14:textId="77777777" w:rsidR="002D1F22" w:rsidRDefault="008C4B8E">
            <w:pPr>
              <w:rPr>
                <w:sz w:val="16"/>
                <w:szCs w:val="16"/>
              </w:rPr>
            </w:pPr>
            <w:r>
              <w:rPr>
                <w:sz w:val="16"/>
                <w:szCs w:val="16"/>
              </w:rPr>
              <w:t>1</w:t>
            </w:r>
          </w:p>
        </w:tc>
        <w:tc>
          <w:tcPr>
            <w:tcW w:w="1531" w:type="dxa"/>
            <w:shd w:val="clear" w:color="auto" w:fill="auto"/>
          </w:tcPr>
          <w:p w14:paraId="2BF59DA9" w14:textId="77777777" w:rsidR="002D1F22" w:rsidRDefault="008C4B8E">
            <w:pPr>
              <w:rPr>
                <w:sz w:val="16"/>
                <w:szCs w:val="16"/>
              </w:rPr>
            </w:pPr>
            <w:r>
              <w:rPr>
                <w:sz w:val="16"/>
                <w:szCs w:val="16"/>
              </w:rPr>
              <w:t>+2p5V_USB</w:t>
            </w:r>
          </w:p>
        </w:tc>
        <w:tc>
          <w:tcPr>
            <w:tcW w:w="1077" w:type="dxa"/>
            <w:shd w:val="clear" w:color="auto" w:fill="auto"/>
          </w:tcPr>
          <w:p w14:paraId="08AE3291" w14:textId="77777777" w:rsidR="002D1F22" w:rsidRDefault="008C4B8E">
            <w:pPr>
              <w:rPr>
                <w:sz w:val="16"/>
                <w:szCs w:val="16"/>
              </w:rPr>
            </w:pPr>
            <w:r>
              <w:rPr>
                <w:sz w:val="16"/>
                <w:szCs w:val="16"/>
              </w:rPr>
              <w:t>PWR</w:t>
            </w:r>
          </w:p>
        </w:tc>
        <w:tc>
          <w:tcPr>
            <w:tcW w:w="726" w:type="dxa"/>
            <w:shd w:val="clear" w:color="auto" w:fill="auto"/>
          </w:tcPr>
          <w:p w14:paraId="1DD693CF" w14:textId="77777777" w:rsidR="002D1F22" w:rsidRDefault="008C4B8E">
            <w:pPr>
              <w:rPr>
                <w:sz w:val="16"/>
                <w:szCs w:val="16"/>
              </w:rPr>
            </w:pPr>
            <w:r>
              <w:rPr>
                <w:sz w:val="16"/>
                <w:szCs w:val="16"/>
              </w:rPr>
              <w:t>+2.5V</w:t>
            </w:r>
          </w:p>
        </w:tc>
        <w:tc>
          <w:tcPr>
            <w:tcW w:w="6008" w:type="dxa"/>
            <w:shd w:val="clear" w:color="auto" w:fill="auto"/>
          </w:tcPr>
          <w:p w14:paraId="4BF12957" w14:textId="77777777" w:rsidR="002D1F22" w:rsidRDefault="008C4B8E">
            <w:pPr>
              <w:rPr>
                <w:sz w:val="16"/>
                <w:szCs w:val="16"/>
              </w:rPr>
            </w:pPr>
            <w:r>
              <w:rPr>
                <w:sz w:val="16"/>
                <w:szCs w:val="16"/>
              </w:rPr>
              <w:t>+2.5V Power Rail (FX3 and FPGA JTAG)</w:t>
            </w:r>
          </w:p>
        </w:tc>
      </w:tr>
      <w:tr w:rsidR="002D1F22" w14:paraId="6928DB49" w14:textId="77777777">
        <w:tc>
          <w:tcPr>
            <w:tcW w:w="620" w:type="dxa"/>
            <w:shd w:val="clear" w:color="auto" w:fill="auto"/>
          </w:tcPr>
          <w:p w14:paraId="0F17809B" w14:textId="77777777" w:rsidR="002D1F22" w:rsidRDefault="008C4B8E">
            <w:pPr>
              <w:rPr>
                <w:sz w:val="16"/>
                <w:szCs w:val="16"/>
              </w:rPr>
            </w:pPr>
            <w:r>
              <w:rPr>
                <w:sz w:val="16"/>
                <w:szCs w:val="16"/>
              </w:rPr>
              <w:t>2</w:t>
            </w:r>
          </w:p>
        </w:tc>
        <w:tc>
          <w:tcPr>
            <w:tcW w:w="1531" w:type="dxa"/>
            <w:shd w:val="clear" w:color="auto" w:fill="auto"/>
          </w:tcPr>
          <w:p w14:paraId="13AD6C4A" w14:textId="77777777" w:rsidR="002D1F22" w:rsidRDefault="008C4B8E">
            <w:pPr>
              <w:rPr>
                <w:sz w:val="16"/>
                <w:szCs w:val="16"/>
              </w:rPr>
            </w:pPr>
            <w:r>
              <w:rPr>
                <w:sz w:val="16"/>
                <w:szCs w:val="16"/>
              </w:rPr>
              <w:t>USB_TRST_N</w:t>
            </w:r>
          </w:p>
        </w:tc>
        <w:tc>
          <w:tcPr>
            <w:tcW w:w="1077" w:type="dxa"/>
            <w:shd w:val="clear" w:color="auto" w:fill="auto"/>
          </w:tcPr>
          <w:p w14:paraId="7F200C46" w14:textId="77777777" w:rsidR="002D1F22" w:rsidRDefault="008C4B8E">
            <w:pPr>
              <w:rPr>
                <w:sz w:val="16"/>
                <w:szCs w:val="16"/>
              </w:rPr>
            </w:pPr>
            <w:r>
              <w:rPr>
                <w:sz w:val="16"/>
                <w:szCs w:val="16"/>
              </w:rPr>
              <w:t>I</w:t>
            </w:r>
          </w:p>
        </w:tc>
        <w:tc>
          <w:tcPr>
            <w:tcW w:w="726" w:type="dxa"/>
            <w:shd w:val="clear" w:color="auto" w:fill="auto"/>
          </w:tcPr>
          <w:p w14:paraId="0B83DEE1" w14:textId="77777777" w:rsidR="002D1F22" w:rsidRDefault="008C4B8E">
            <w:pPr>
              <w:rPr>
                <w:sz w:val="16"/>
                <w:szCs w:val="16"/>
              </w:rPr>
            </w:pPr>
            <w:r>
              <w:rPr>
                <w:sz w:val="16"/>
                <w:szCs w:val="16"/>
              </w:rPr>
              <w:t>+2.5V</w:t>
            </w:r>
          </w:p>
        </w:tc>
        <w:tc>
          <w:tcPr>
            <w:tcW w:w="6008" w:type="dxa"/>
            <w:shd w:val="clear" w:color="auto" w:fill="auto"/>
          </w:tcPr>
          <w:p w14:paraId="5D0A248B" w14:textId="77777777" w:rsidR="002D1F22" w:rsidRDefault="008C4B8E">
            <w:pPr>
              <w:rPr>
                <w:sz w:val="16"/>
                <w:szCs w:val="16"/>
              </w:rPr>
            </w:pPr>
            <w:r>
              <w:rPr>
                <w:sz w:val="16"/>
                <w:szCs w:val="16"/>
              </w:rPr>
              <w:t xml:space="preserve">Active Low </w:t>
            </w:r>
            <w:proofErr w:type="spellStart"/>
            <w:r>
              <w:rPr>
                <w:sz w:val="16"/>
                <w:szCs w:val="16"/>
              </w:rPr>
              <w:t>TRSTn</w:t>
            </w:r>
            <w:proofErr w:type="spellEnd"/>
            <w:r>
              <w:rPr>
                <w:sz w:val="16"/>
                <w:szCs w:val="16"/>
              </w:rPr>
              <w:t xml:space="preserve"> within FX3 JTAG/DBG Interface</w:t>
            </w:r>
          </w:p>
        </w:tc>
      </w:tr>
      <w:tr w:rsidR="002D1F22" w14:paraId="275FD614" w14:textId="77777777">
        <w:tc>
          <w:tcPr>
            <w:tcW w:w="620" w:type="dxa"/>
            <w:shd w:val="clear" w:color="auto" w:fill="auto"/>
          </w:tcPr>
          <w:p w14:paraId="5F7163D9" w14:textId="77777777" w:rsidR="002D1F22" w:rsidRDefault="008C4B8E">
            <w:pPr>
              <w:rPr>
                <w:sz w:val="16"/>
                <w:szCs w:val="16"/>
              </w:rPr>
            </w:pPr>
            <w:r>
              <w:rPr>
                <w:sz w:val="16"/>
                <w:szCs w:val="16"/>
              </w:rPr>
              <w:t>3</w:t>
            </w:r>
          </w:p>
        </w:tc>
        <w:tc>
          <w:tcPr>
            <w:tcW w:w="1531" w:type="dxa"/>
            <w:shd w:val="clear" w:color="auto" w:fill="auto"/>
          </w:tcPr>
          <w:p w14:paraId="1C105DFE" w14:textId="77777777" w:rsidR="002D1F22" w:rsidRDefault="008C4B8E">
            <w:pPr>
              <w:rPr>
                <w:sz w:val="16"/>
                <w:szCs w:val="16"/>
              </w:rPr>
            </w:pPr>
            <w:r>
              <w:rPr>
                <w:sz w:val="16"/>
                <w:szCs w:val="16"/>
              </w:rPr>
              <w:t>USB_TMS</w:t>
            </w:r>
          </w:p>
        </w:tc>
        <w:tc>
          <w:tcPr>
            <w:tcW w:w="1077" w:type="dxa"/>
            <w:shd w:val="clear" w:color="auto" w:fill="auto"/>
          </w:tcPr>
          <w:p w14:paraId="3AF28ACD" w14:textId="77777777" w:rsidR="002D1F22" w:rsidRDefault="008C4B8E">
            <w:pPr>
              <w:rPr>
                <w:sz w:val="16"/>
                <w:szCs w:val="16"/>
              </w:rPr>
            </w:pPr>
            <w:r>
              <w:rPr>
                <w:sz w:val="16"/>
                <w:szCs w:val="16"/>
              </w:rPr>
              <w:t>I</w:t>
            </w:r>
          </w:p>
        </w:tc>
        <w:tc>
          <w:tcPr>
            <w:tcW w:w="726" w:type="dxa"/>
            <w:shd w:val="clear" w:color="auto" w:fill="auto"/>
          </w:tcPr>
          <w:p w14:paraId="05C3B6CA" w14:textId="77777777" w:rsidR="002D1F22" w:rsidRDefault="008C4B8E">
            <w:pPr>
              <w:rPr>
                <w:sz w:val="16"/>
                <w:szCs w:val="16"/>
              </w:rPr>
            </w:pPr>
            <w:r>
              <w:rPr>
                <w:sz w:val="16"/>
                <w:szCs w:val="16"/>
              </w:rPr>
              <w:t>+2.5V</w:t>
            </w:r>
          </w:p>
        </w:tc>
        <w:tc>
          <w:tcPr>
            <w:tcW w:w="6008" w:type="dxa"/>
            <w:shd w:val="clear" w:color="auto" w:fill="auto"/>
          </w:tcPr>
          <w:p w14:paraId="40480E78" w14:textId="77777777" w:rsidR="002D1F22" w:rsidRDefault="008C4B8E">
            <w:pPr>
              <w:rPr>
                <w:sz w:val="16"/>
                <w:szCs w:val="16"/>
              </w:rPr>
            </w:pPr>
            <w:r>
              <w:rPr>
                <w:sz w:val="16"/>
                <w:szCs w:val="16"/>
              </w:rPr>
              <w:t>Active High TMS within FX3 JTAG/DBG Interface</w:t>
            </w:r>
          </w:p>
        </w:tc>
      </w:tr>
      <w:tr w:rsidR="002D1F22" w14:paraId="320C4A11" w14:textId="77777777">
        <w:tc>
          <w:tcPr>
            <w:tcW w:w="620" w:type="dxa"/>
            <w:shd w:val="clear" w:color="auto" w:fill="auto"/>
          </w:tcPr>
          <w:p w14:paraId="22A497DB" w14:textId="77777777" w:rsidR="002D1F22" w:rsidRDefault="008C4B8E">
            <w:pPr>
              <w:rPr>
                <w:sz w:val="16"/>
                <w:szCs w:val="16"/>
              </w:rPr>
            </w:pPr>
            <w:r>
              <w:rPr>
                <w:sz w:val="16"/>
                <w:szCs w:val="16"/>
              </w:rPr>
              <w:t>4</w:t>
            </w:r>
          </w:p>
        </w:tc>
        <w:tc>
          <w:tcPr>
            <w:tcW w:w="1531" w:type="dxa"/>
            <w:shd w:val="clear" w:color="auto" w:fill="auto"/>
          </w:tcPr>
          <w:p w14:paraId="1F627731" w14:textId="77777777" w:rsidR="002D1F22" w:rsidRDefault="008C4B8E">
            <w:pPr>
              <w:rPr>
                <w:sz w:val="16"/>
                <w:szCs w:val="16"/>
              </w:rPr>
            </w:pPr>
            <w:r>
              <w:rPr>
                <w:sz w:val="16"/>
                <w:szCs w:val="16"/>
              </w:rPr>
              <w:t>USB_TDO</w:t>
            </w:r>
          </w:p>
        </w:tc>
        <w:tc>
          <w:tcPr>
            <w:tcW w:w="1077" w:type="dxa"/>
            <w:shd w:val="clear" w:color="auto" w:fill="auto"/>
          </w:tcPr>
          <w:p w14:paraId="1F8342FB" w14:textId="77777777" w:rsidR="002D1F22" w:rsidRDefault="008C4B8E">
            <w:pPr>
              <w:rPr>
                <w:sz w:val="16"/>
                <w:szCs w:val="16"/>
              </w:rPr>
            </w:pPr>
            <w:r>
              <w:rPr>
                <w:sz w:val="16"/>
                <w:szCs w:val="16"/>
              </w:rPr>
              <w:t>O</w:t>
            </w:r>
          </w:p>
        </w:tc>
        <w:tc>
          <w:tcPr>
            <w:tcW w:w="726" w:type="dxa"/>
            <w:shd w:val="clear" w:color="auto" w:fill="auto"/>
          </w:tcPr>
          <w:p w14:paraId="09AD6929" w14:textId="77777777" w:rsidR="002D1F22" w:rsidRDefault="008C4B8E">
            <w:pPr>
              <w:rPr>
                <w:sz w:val="16"/>
                <w:szCs w:val="16"/>
              </w:rPr>
            </w:pPr>
            <w:r>
              <w:rPr>
                <w:sz w:val="16"/>
                <w:szCs w:val="16"/>
              </w:rPr>
              <w:t>+2.5V</w:t>
            </w:r>
          </w:p>
        </w:tc>
        <w:tc>
          <w:tcPr>
            <w:tcW w:w="6008" w:type="dxa"/>
            <w:shd w:val="clear" w:color="auto" w:fill="auto"/>
          </w:tcPr>
          <w:p w14:paraId="5CA7F26E" w14:textId="77777777" w:rsidR="002D1F22" w:rsidRDefault="008C4B8E">
            <w:pPr>
              <w:rPr>
                <w:sz w:val="16"/>
                <w:szCs w:val="16"/>
              </w:rPr>
            </w:pPr>
            <w:r>
              <w:rPr>
                <w:sz w:val="16"/>
                <w:szCs w:val="16"/>
              </w:rPr>
              <w:t>Active High TDO within FX3 JTAG/DBG Interface</w:t>
            </w:r>
          </w:p>
        </w:tc>
      </w:tr>
      <w:tr w:rsidR="002D1F22" w14:paraId="6277A86D" w14:textId="77777777">
        <w:tc>
          <w:tcPr>
            <w:tcW w:w="620" w:type="dxa"/>
            <w:shd w:val="clear" w:color="auto" w:fill="auto"/>
          </w:tcPr>
          <w:p w14:paraId="1C823B6E" w14:textId="77777777" w:rsidR="002D1F22" w:rsidRDefault="008C4B8E">
            <w:pPr>
              <w:rPr>
                <w:sz w:val="16"/>
                <w:szCs w:val="16"/>
              </w:rPr>
            </w:pPr>
            <w:r>
              <w:rPr>
                <w:sz w:val="16"/>
                <w:szCs w:val="16"/>
              </w:rPr>
              <w:t>5</w:t>
            </w:r>
          </w:p>
        </w:tc>
        <w:tc>
          <w:tcPr>
            <w:tcW w:w="1531" w:type="dxa"/>
            <w:shd w:val="clear" w:color="auto" w:fill="auto"/>
          </w:tcPr>
          <w:p w14:paraId="4B2EA8DA" w14:textId="77777777" w:rsidR="002D1F22" w:rsidRDefault="008C4B8E">
            <w:pPr>
              <w:rPr>
                <w:sz w:val="16"/>
                <w:szCs w:val="16"/>
              </w:rPr>
            </w:pPr>
            <w:r>
              <w:rPr>
                <w:sz w:val="16"/>
                <w:szCs w:val="16"/>
              </w:rPr>
              <w:t>GND</w:t>
            </w:r>
          </w:p>
        </w:tc>
        <w:tc>
          <w:tcPr>
            <w:tcW w:w="1077" w:type="dxa"/>
            <w:shd w:val="clear" w:color="auto" w:fill="auto"/>
          </w:tcPr>
          <w:p w14:paraId="58108E62" w14:textId="77777777" w:rsidR="002D1F22" w:rsidRDefault="008C4B8E">
            <w:pPr>
              <w:rPr>
                <w:sz w:val="16"/>
                <w:szCs w:val="16"/>
              </w:rPr>
            </w:pPr>
            <w:r>
              <w:rPr>
                <w:sz w:val="16"/>
                <w:szCs w:val="16"/>
              </w:rPr>
              <w:t>PWR</w:t>
            </w:r>
          </w:p>
        </w:tc>
        <w:tc>
          <w:tcPr>
            <w:tcW w:w="726" w:type="dxa"/>
            <w:shd w:val="clear" w:color="auto" w:fill="auto"/>
          </w:tcPr>
          <w:p w14:paraId="0E33219E" w14:textId="77777777" w:rsidR="002D1F22" w:rsidRDefault="008C4B8E">
            <w:pPr>
              <w:rPr>
                <w:sz w:val="16"/>
                <w:szCs w:val="16"/>
              </w:rPr>
            </w:pPr>
            <w:r>
              <w:rPr>
                <w:sz w:val="16"/>
                <w:szCs w:val="16"/>
              </w:rPr>
              <w:t>0V</w:t>
            </w:r>
          </w:p>
        </w:tc>
        <w:tc>
          <w:tcPr>
            <w:tcW w:w="6008" w:type="dxa"/>
            <w:shd w:val="clear" w:color="auto" w:fill="auto"/>
          </w:tcPr>
          <w:p w14:paraId="5A9D5FF9" w14:textId="77777777" w:rsidR="002D1F22" w:rsidRDefault="008C4B8E">
            <w:pPr>
              <w:rPr>
                <w:sz w:val="16"/>
                <w:szCs w:val="16"/>
              </w:rPr>
            </w:pPr>
            <w:r>
              <w:rPr>
                <w:sz w:val="16"/>
                <w:szCs w:val="16"/>
              </w:rPr>
              <w:t>Ground</w:t>
            </w:r>
          </w:p>
        </w:tc>
      </w:tr>
      <w:tr w:rsidR="002D1F22" w14:paraId="5E87EAB3" w14:textId="77777777">
        <w:tc>
          <w:tcPr>
            <w:tcW w:w="620" w:type="dxa"/>
            <w:shd w:val="clear" w:color="auto" w:fill="auto"/>
          </w:tcPr>
          <w:p w14:paraId="238536B1" w14:textId="77777777" w:rsidR="002D1F22" w:rsidRDefault="008C4B8E">
            <w:pPr>
              <w:rPr>
                <w:sz w:val="16"/>
                <w:szCs w:val="16"/>
              </w:rPr>
            </w:pPr>
            <w:r>
              <w:rPr>
                <w:sz w:val="16"/>
                <w:szCs w:val="16"/>
              </w:rPr>
              <w:t>6</w:t>
            </w:r>
          </w:p>
        </w:tc>
        <w:tc>
          <w:tcPr>
            <w:tcW w:w="1531" w:type="dxa"/>
            <w:shd w:val="clear" w:color="auto" w:fill="auto"/>
          </w:tcPr>
          <w:p w14:paraId="488FD6A7" w14:textId="77777777" w:rsidR="002D1F22" w:rsidRDefault="008C4B8E">
            <w:pPr>
              <w:rPr>
                <w:sz w:val="16"/>
                <w:szCs w:val="16"/>
              </w:rPr>
            </w:pPr>
            <w:r>
              <w:rPr>
                <w:sz w:val="16"/>
                <w:szCs w:val="16"/>
              </w:rPr>
              <w:t>FPGA_TMS</w:t>
            </w:r>
          </w:p>
        </w:tc>
        <w:tc>
          <w:tcPr>
            <w:tcW w:w="1077" w:type="dxa"/>
            <w:shd w:val="clear" w:color="auto" w:fill="auto"/>
          </w:tcPr>
          <w:p w14:paraId="512AA0E7" w14:textId="77777777" w:rsidR="002D1F22" w:rsidRDefault="008C4B8E">
            <w:pPr>
              <w:rPr>
                <w:sz w:val="16"/>
                <w:szCs w:val="16"/>
              </w:rPr>
            </w:pPr>
            <w:r>
              <w:rPr>
                <w:sz w:val="16"/>
                <w:szCs w:val="16"/>
              </w:rPr>
              <w:t>I</w:t>
            </w:r>
          </w:p>
        </w:tc>
        <w:tc>
          <w:tcPr>
            <w:tcW w:w="726" w:type="dxa"/>
            <w:shd w:val="clear" w:color="auto" w:fill="auto"/>
          </w:tcPr>
          <w:p w14:paraId="6B6BAEC2" w14:textId="77777777" w:rsidR="002D1F22" w:rsidRDefault="008C4B8E">
            <w:pPr>
              <w:rPr>
                <w:sz w:val="16"/>
                <w:szCs w:val="16"/>
              </w:rPr>
            </w:pPr>
            <w:r>
              <w:rPr>
                <w:sz w:val="16"/>
                <w:szCs w:val="16"/>
              </w:rPr>
              <w:t>+2.5V</w:t>
            </w:r>
          </w:p>
        </w:tc>
        <w:tc>
          <w:tcPr>
            <w:tcW w:w="6008" w:type="dxa"/>
            <w:shd w:val="clear" w:color="auto" w:fill="auto"/>
          </w:tcPr>
          <w:p w14:paraId="1D1C3773" w14:textId="77777777" w:rsidR="002D1F22" w:rsidRDefault="008C4B8E">
            <w:pPr>
              <w:rPr>
                <w:sz w:val="16"/>
                <w:szCs w:val="16"/>
              </w:rPr>
            </w:pPr>
            <w:r>
              <w:rPr>
                <w:sz w:val="16"/>
                <w:szCs w:val="16"/>
              </w:rPr>
              <w:t>Active High TMS within the FPGA JTAG Interface</w:t>
            </w:r>
          </w:p>
        </w:tc>
      </w:tr>
      <w:tr w:rsidR="002D1F22" w14:paraId="37AF3985" w14:textId="77777777">
        <w:tc>
          <w:tcPr>
            <w:tcW w:w="620" w:type="dxa"/>
            <w:shd w:val="clear" w:color="auto" w:fill="auto"/>
          </w:tcPr>
          <w:p w14:paraId="1F43D083" w14:textId="77777777" w:rsidR="002D1F22" w:rsidRDefault="008C4B8E">
            <w:pPr>
              <w:rPr>
                <w:sz w:val="16"/>
                <w:szCs w:val="16"/>
              </w:rPr>
            </w:pPr>
            <w:r>
              <w:rPr>
                <w:sz w:val="16"/>
                <w:szCs w:val="16"/>
              </w:rPr>
              <w:t>7</w:t>
            </w:r>
          </w:p>
        </w:tc>
        <w:tc>
          <w:tcPr>
            <w:tcW w:w="1531" w:type="dxa"/>
            <w:shd w:val="clear" w:color="auto" w:fill="auto"/>
          </w:tcPr>
          <w:p w14:paraId="07A2F242" w14:textId="77777777" w:rsidR="002D1F22" w:rsidRDefault="008C4B8E">
            <w:pPr>
              <w:rPr>
                <w:sz w:val="16"/>
                <w:szCs w:val="16"/>
              </w:rPr>
            </w:pPr>
            <w:r>
              <w:rPr>
                <w:sz w:val="16"/>
                <w:szCs w:val="16"/>
              </w:rPr>
              <w:t>FPGA_TDO</w:t>
            </w:r>
          </w:p>
        </w:tc>
        <w:tc>
          <w:tcPr>
            <w:tcW w:w="1077" w:type="dxa"/>
            <w:shd w:val="clear" w:color="auto" w:fill="auto"/>
          </w:tcPr>
          <w:p w14:paraId="11347817" w14:textId="77777777" w:rsidR="002D1F22" w:rsidRDefault="008C4B8E">
            <w:pPr>
              <w:rPr>
                <w:sz w:val="16"/>
                <w:szCs w:val="16"/>
              </w:rPr>
            </w:pPr>
            <w:r>
              <w:rPr>
                <w:sz w:val="16"/>
                <w:szCs w:val="16"/>
              </w:rPr>
              <w:t>O</w:t>
            </w:r>
          </w:p>
        </w:tc>
        <w:tc>
          <w:tcPr>
            <w:tcW w:w="726" w:type="dxa"/>
            <w:shd w:val="clear" w:color="auto" w:fill="auto"/>
          </w:tcPr>
          <w:p w14:paraId="24EFC0FB" w14:textId="77777777" w:rsidR="002D1F22" w:rsidRDefault="008C4B8E">
            <w:pPr>
              <w:rPr>
                <w:sz w:val="16"/>
                <w:szCs w:val="16"/>
              </w:rPr>
            </w:pPr>
            <w:r>
              <w:rPr>
                <w:sz w:val="16"/>
                <w:szCs w:val="16"/>
              </w:rPr>
              <w:t>+2.5V</w:t>
            </w:r>
          </w:p>
        </w:tc>
        <w:tc>
          <w:tcPr>
            <w:tcW w:w="6008" w:type="dxa"/>
            <w:shd w:val="clear" w:color="auto" w:fill="auto"/>
          </w:tcPr>
          <w:p w14:paraId="1CCB209F" w14:textId="77777777" w:rsidR="002D1F22" w:rsidRDefault="008C4B8E">
            <w:pPr>
              <w:rPr>
                <w:sz w:val="16"/>
                <w:szCs w:val="16"/>
              </w:rPr>
            </w:pPr>
            <w:r>
              <w:rPr>
                <w:sz w:val="16"/>
                <w:szCs w:val="16"/>
              </w:rPr>
              <w:t>Active High TDO within the FPGA JTAG Interface</w:t>
            </w:r>
          </w:p>
        </w:tc>
      </w:tr>
      <w:tr w:rsidR="002D1F22" w14:paraId="3A4792E4" w14:textId="77777777">
        <w:tc>
          <w:tcPr>
            <w:tcW w:w="620" w:type="dxa"/>
            <w:shd w:val="clear" w:color="auto" w:fill="auto"/>
          </w:tcPr>
          <w:p w14:paraId="583E8146" w14:textId="77777777" w:rsidR="002D1F22" w:rsidRDefault="008C4B8E">
            <w:pPr>
              <w:rPr>
                <w:sz w:val="16"/>
                <w:szCs w:val="16"/>
              </w:rPr>
            </w:pPr>
            <w:r>
              <w:rPr>
                <w:sz w:val="16"/>
                <w:szCs w:val="16"/>
              </w:rPr>
              <w:t>8</w:t>
            </w:r>
          </w:p>
        </w:tc>
        <w:tc>
          <w:tcPr>
            <w:tcW w:w="1531" w:type="dxa"/>
            <w:shd w:val="clear" w:color="auto" w:fill="auto"/>
          </w:tcPr>
          <w:p w14:paraId="70F25216" w14:textId="77777777" w:rsidR="002D1F22" w:rsidRDefault="008C4B8E">
            <w:pPr>
              <w:rPr>
                <w:sz w:val="16"/>
                <w:szCs w:val="16"/>
              </w:rPr>
            </w:pPr>
            <w:r>
              <w:rPr>
                <w:sz w:val="16"/>
                <w:szCs w:val="16"/>
              </w:rPr>
              <w:t>+3p3V</w:t>
            </w:r>
          </w:p>
        </w:tc>
        <w:tc>
          <w:tcPr>
            <w:tcW w:w="1077" w:type="dxa"/>
            <w:shd w:val="clear" w:color="auto" w:fill="auto"/>
          </w:tcPr>
          <w:p w14:paraId="1B441945" w14:textId="77777777" w:rsidR="002D1F22" w:rsidRDefault="008C4B8E">
            <w:pPr>
              <w:rPr>
                <w:sz w:val="16"/>
                <w:szCs w:val="16"/>
              </w:rPr>
            </w:pPr>
            <w:r>
              <w:rPr>
                <w:sz w:val="16"/>
                <w:szCs w:val="16"/>
              </w:rPr>
              <w:t>PWR</w:t>
            </w:r>
          </w:p>
        </w:tc>
        <w:tc>
          <w:tcPr>
            <w:tcW w:w="726" w:type="dxa"/>
            <w:shd w:val="clear" w:color="auto" w:fill="auto"/>
          </w:tcPr>
          <w:p w14:paraId="1E8A2889" w14:textId="77777777" w:rsidR="002D1F22" w:rsidRDefault="008C4B8E">
            <w:pPr>
              <w:rPr>
                <w:sz w:val="16"/>
                <w:szCs w:val="16"/>
              </w:rPr>
            </w:pPr>
            <w:r>
              <w:rPr>
                <w:sz w:val="16"/>
                <w:szCs w:val="16"/>
              </w:rPr>
              <w:t>+3.3V</w:t>
            </w:r>
          </w:p>
        </w:tc>
        <w:tc>
          <w:tcPr>
            <w:tcW w:w="6008" w:type="dxa"/>
            <w:shd w:val="clear" w:color="auto" w:fill="auto"/>
          </w:tcPr>
          <w:p w14:paraId="3541D9A6" w14:textId="77777777" w:rsidR="002D1F22" w:rsidRDefault="008C4B8E">
            <w:pPr>
              <w:rPr>
                <w:sz w:val="16"/>
                <w:szCs w:val="16"/>
              </w:rPr>
            </w:pPr>
            <w:r>
              <w:rPr>
                <w:sz w:val="16"/>
                <w:szCs w:val="16"/>
              </w:rPr>
              <w:t>+3.3V Power Rail (GPIO). Capable of sourcing up to 150mA of current.</w:t>
            </w:r>
          </w:p>
        </w:tc>
      </w:tr>
      <w:tr w:rsidR="002D1F22" w14:paraId="41F16E5D" w14:textId="77777777">
        <w:tc>
          <w:tcPr>
            <w:tcW w:w="620" w:type="dxa"/>
            <w:shd w:val="clear" w:color="auto" w:fill="auto"/>
          </w:tcPr>
          <w:p w14:paraId="66DB09A5" w14:textId="77777777" w:rsidR="002D1F22" w:rsidRDefault="008C4B8E">
            <w:pPr>
              <w:rPr>
                <w:sz w:val="16"/>
                <w:szCs w:val="16"/>
              </w:rPr>
            </w:pPr>
            <w:r>
              <w:rPr>
                <w:sz w:val="16"/>
                <w:szCs w:val="16"/>
              </w:rPr>
              <w:t>9</w:t>
            </w:r>
          </w:p>
        </w:tc>
        <w:tc>
          <w:tcPr>
            <w:tcW w:w="1531" w:type="dxa"/>
            <w:shd w:val="clear" w:color="auto" w:fill="auto"/>
          </w:tcPr>
          <w:p w14:paraId="7C0DF074" w14:textId="77777777" w:rsidR="002D1F22" w:rsidRDefault="008C4B8E">
            <w:pPr>
              <w:rPr>
                <w:sz w:val="16"/>
                <w:szCs w:val="16"/>
              </w:rPr>
            </w:pPr>
            <w:r>
              <w:rPr>
                <w:sz w:val="16"/>
                <w:szCs w:val="16"/>
              </w:rPr>
              <w:t>GPIO0</w:t>
            </w:r>
          </w:p>
        </w:tc>
        <w:tc>
          <w:tcPr>
            <w:tcW w:w="1077" w:type="dxa"/>
            <w:shd w:val="clear" w:color="auto" w:fill="auto"/>
          </w:tcPr>
          <w:p w14:paraId="3DCE9976" w14:textId="77777777" w:rsidR="002D1F22" w:rsidRDefault="008C4B8E">
            <w:pPr>
              <w:rPr>
                <w:sz w:val="16"/>
                <w:szCs w:val="16"/>
              </w:rPr>
            </w:pPr>
            <w:r>
              <w:rPr>
                <w:sz w:val="16"/>
                <w:szCs w:val="16"/>
              </w:rPr>
              <w:t>IO</w:t>
            </w:r>
          </w:p>
        </w:tc>
        <w:tc>
          <w:tcPr>
            <w:tcW w:w="726" w:type="dxa"/>
            <w:shd w:val="clear" w:color="auto" w:fill="auto"/>
          </w:tcPr>
          <w:p w14:paraId="39E21F81" w14:textId="77777777" w:rsidR="002D1F22" w:rsidRDefault="008C4B8E">
            <w:pPr>
              <w:rPr>
                <w:sz w:val="16"/>
                <w:szCs w:val="16"/>
              </w:rPr>
            </w:pPr>
            <w:r>
              <w:rPr>
                <w:sz w:val="16"/>
                <w:szCs w:val="16"/>
              </w:rPr>
              <w:t>+3.3V</w:t>
            </w:r>
          </w:p>
        </w:tc>
        <w:tc>
          <w:tcPr>
            <w:tcW w:w="6008" w:type="dxa"/>
            <w:shd w:val="clear" w:color="auto" w:fill="auto"/>
          </w:tcPr>
          <w:p w14:paraId="32DF7753" w14:textId="77777777" w:rsidR="002D1F22" w:rsidRDefault="008C4B8E">
            <w:pPr>
              <w:rPr>
                <w:sz w:val="16"/>
                <w:szCs w:val="16"/>
              </w:rPr>
            </w:pPr>
            <w:proofErr w:type="gramStart"/>
            <w:r>
              <w:rPr>
                <w:sz w:val="16"/>
                <w:szCs w:val="16"/>
              </w:rPr>
              <w:t>GPIO[</w:t>
            </w:r>
            <w:proofErr w:type="gramEnd"/>
            <w:r>
              <w:rPr>
                <w:sz w:val="16"/>
                <w:szCs w:val="16"/>
              </w:rPr>
              <w:t>0], this pin can be used as an input, output, or open-drain output through software.</w:t>
            </w:r>
          </w:p>
        </w:tc>
      </w:tr>
      <w:tr w:rsidR="002D1F22" w14:paraId="25F59647" w14:textId="77777777">
        <w:tc>
          <w:tcPr>
            <w:tcW w:w="620" w:type="dxa"/>
            <w:shd w:val="clear" w:color="auto" w:fill="auto"/>
          </w:tcPr>
          <w:p w14:paraId="6623BD00" w14:textId="77777777" w:rsidR="002D1F22" w:rsidRDefault="008C4B8E">
            <w:pPr>
              <w:rPr>
                <w:sz w:val="16"/>
                <w:szCs w:val="16"/>
              </w:rPr>
            </w:pPr>
            <w:r>
              <w:rPr>
                <w:sz w:val="16"/>
                <w:szCs w:val="16"/>
              </w:rPr>
              <w:t>10</w:t>
            </w:r>
          </w:p>
        </w:tc>
        <w:tc>
          <w:tcPr>
            <w:tcW w:w="1531" w:type="dxa"/>
            <w:shd w:val="clear" w:color="auto" w:fill="auto"/>
          </w:tcPr>
          <w:p w14:paraId="04169354" w14:textId="77777777" w:rsidR="002D1F22" w:rsidRDefault="008C4B8E">
            <w:pPr>
              <w:rPr>
                <w:sz w:val="16"/>
                <w:szCs w:val="16"/>
              </w:rPr>
            </w:pPr>
            <w:r>
              <w:rPr>
                <w:sz w:val="16"/>
                <w:szCs w:val="16"/>
              </w:rPr>
              <w:t>GPIO1</w:t>
            </w:r>
          </w:p>
        </w:tc>
        <w:tc>
          <w:tcPr>
            <w:tcW w:w="1077" w:type="dxa"/>
            <w:shd w:val="clear" w:color="auto" w:fill="auto"/>
          </w:tcPr>
          <w:p w14:paraId="711EA753" w14:textId="77777777" w:rsidR="002D1F22" w:rsidRDefault="008C4B8E">
            <w:pPr>
              <w:rPr>
                <w:sz w:val="16"/>
                <w:szCs w:val="16"/>
              </w:rPr>
            </w:pPr>
            <w:r>
              <w:rPr>
                <w:sz w:val="16"/>
                <w:szCs w:val="16"/>
              </w:rPr>
              <w:t>IO</w:t>
            </w:r>
          </w:p>
        </w:tc>
        <w:tc>
          <w:tcPr>
            <w:tcW w:w="726" w:type="dxa"/>
            <w:shd w:val="clear" w:color="auto" w:fill="auto"/>
          </w:tcPr>
          <w:p w14:paraId="400602A1" w14:textId="77777777" w:rsidR="002D1F22" w:rsidRDefault="008C4B8E">
            <w:pPr>
              <w:rPr>
                <w:sz w:val="16"/>
                <w:szCs w:val="16"/>
              </w:rPr>
            </w:pPr>
            <w:r>
              <w:rPr>
                <w:sz w:val="16"/>
                <w:szCs w:val="16"/>
              </w:rPr>
              <w:t>+3.3V</w:t>
            </w:r>
          </w:p>
        </w:tc>
        <w:tc>
          <w:tcPr>
            <w:tcW w:w="6008" w:type="dxa"/>
            <w:shd w:val="clear" w:color="auto" w:fill="auto"/>
          </w:tcPr>
          <w:p w14:paraId="419FAE7C" w14:textId="77777777" w:rsidR="002D1F22" w:rsidRDefault="008C4B8E">
            <w:pPr>
              <w:rPr>
                <w:sz w:val="16"/>
                <w:szCs w:val="16"/>
              </w:rPr>
            </w:pPr>
            <w:proofErr w:type="gramStart"/>
            <w:r>
              <w:rPr>
                <w:sz w:val="16"/>
                <w:szCs w:val="16"/>
              </w:rPr>
              <w:t>GPIO[</w:t>
            </w:r>
            <w:proofErr w:type="gramEnd"/>
            <w:r>
              <w:rPr>
                <w:sz w:val="16"/>
                <w:szCs w:val="16"/>
              </w:rPr>
              <w:t>1], this pin can be used as an input, output, or open-drain output through software.</w:t>
            </w:r>
          </w:p>
        </w:tc>
      </w:tr>
      <w:tr w:rsidR="002D1F22" w14:paraId="322F9E30" w14:textId="77777777">
        <w:tc>
          <w:tcPr>
            <w:tcW w:w="620" w:type="dxa"/>
            <w:shd w:val="clear" w:color="auto" w:fill="auto"/>
          </w:tcPr>
          <w:p w14:paraId="5992E35B" w14:textId="77777777" w:rsidR="002D1F22" w:rsidRDefault="008C4B8E">
            <w:pPr>
              <w:rPr>
                <w:sz w:val="16"/>
                <w:szCs w:val="16"/>
              </w:rPr>
            </w:pPr>
            <w:r>
              <w:rPr>
                <w:sz w:val="16"/>
                <w:szCs w:val="16"/>
              </w:rPr>
              <w:t>11</w:t>
            </w:r>
          </w:p>
        </w:tc>
        <w:tc>
          <w:tcPr>
            <w:tcW w:w="1531" w:type="dxa"/>
            <w:shd w:val="clear" w:color="auto" w:fill="auto"/>
          </w:tcPr>
          <w:p w14:paraId="7328F16C" w14:textId="77777777" w:rsidR="002D1F22" w:rsidRDefault="008C4B8E">
            <w:pPr>
              <w:rPr>
                <w:sz w:val="16"/>
                <w:szCs w:val="16"/>
              </w:rPr>
            </w:pPr>
            <w:r>
              <w:rPr>
                <w:sz w:val="16"/>
                <w:szCs w:val="16"/>
              </w:rPr>
              <w:t>GPIO2</w:t>
            </w:r>
          </w:p>
        </w:tc>
        <w:tc>
          <w:tcPr>
            <w:tcW w:w="1077" w:type="dxa"/>
            <w:shd w:val="clear" w:color="auto" w:fill="auto"/>
          </w:tcPr>
          <w:p w14:paraId="04C2B480" w14:textId="77777777" w:rsidR="002D1F22" w:rsidRDefault="008C4B8E">
            <w:pPr>
              <w:rPr>
                <w:sz w:val="16"/>
                <w:szCs w:val="16"/>
              </w:rPr>
            </w:pPr>
            <w:r>
              <w:rPr>
                <w:sz w:val="16"/>
                <w:szCs w:val="16"/>
              </w:rPr>
              <w:t>IO</w:t>
            </w:r>
          </w:p>
        </w:tc>
        <w:tc>
          <w:tcPr>
            <w:tcW w:w="726" w:type="dxa"/>
            <w:shd w:val="clear" w:color="auto" w:fill="auto"/>
          </w:tcPr>
          <w:p w14:paraId="3C933425" w14:textId="77777777" w:rsidR="002D1F22" w:rsidRDefault="008C4B8E">
            <w:pPr>
              <w:rPr>
                <w:sz w:val="16"/>
                <w:szCs w:val="16"/>
              </w:rPr>
            </w:pPr>
            <w:r>
              <w:rPr>
                <w:sz w:val="16"/>
                <w:szCs w:val="16"/>
              </w:rPr>
              <w:t>+3.3V</w:t>
            </w:r>
          </w:p>
        </w:tc>
        <w:tc>
          <w:tcPr>
            <w:tcW w:w="6008" w:type="dxa"/>
            <w:shd w:val="clear" w:color="auto" w:fill="auto"/>
          </w:tcPr>
          <w:p w14:paraId="76443845" w14:textId="77777777" w:rsidR="002D1F22" w:rsidRDefault="008C4B8E">
            <w:pPr>
              <w:rPr>
                <w:sz w:val="16"/>
                <w:szCs w:val="16"/>
              </w:rPr>
            </w:pPr>
            <w:proofErr w:type="gramStart"/>
            <w:r>
              <w:rPr>
                <w:sz w:val="16"/>
                <w:szCs w:val="16"/>
              </w:rPr>
              <w:t>GPIO[</w:t>
            </w:r>
            <w:proofErr w:type="gramEnd"/>
            <w:r>
              <w:rPr>
                <w:sz w:val="16"/>
                <w:szCs w:val="16"/>
              </w:rPr>
              <w:t>2], this pin can be used as an input, output, or open-drain output through software.</w:t>
            </w:r>
          </w:p>
        </w:tc>
      </w:tr>
      <w:tr w:rsidR="002D1F22" w14:paraId="05A755AE" w14:textId="77777777">
        <w:tc>
          <w:tcPr>
            <w:tcW w:w="620" w:type="dxa"/>
            <w:shd w:val="clear" w:color="auto" w:fill="auto"/>
          </w:tcPr>
          <w:p w14:paraId="67D4594C" w14:textId="77777777" w:rsidR="002D1F22" w:rsidRDefault="008C4B8E">
            <w:pPr>
              <w:rPr>
                <w:sz w:val="16"/>
                <w:szCs w:val="16"/>
              </w:rPr>
            </w:pPr>
            <w:r>
              <w:rPr>
                <w:sz w:val="16"/>
                <w:szCs w:val="16"/>
              </w:rPr>
              <w:t>12</w:t>
            </w:r>
          </w:p>
        </w:tc>
        <w:tc>
          <w:tcPr>
            <w:tcW w:w="1531" w:type="dxa"/>
            <w:shd w:val="clear" w:color="auto" w:fill="auto"/>
          </w:tcPr>
          <w:p w14:paraId="5872ABD9" w14:textId="77777777" w:rsidR="002D1F22" w:rsidRDefault="008C4B8E">
            <w:pPr>
              <w:rPr>
                <w:sz w:val="16"/>
                <w:szCs w:val="16"/>
              </w:rPr>
            </w:pPr>
            <w:r>
              <w:rPr>
                <w:sz w:val="16"/>
                <w:szCs w:val="16"/>
              </w:rPr>
              <w:t>GPIO3</w:t>
            </w:r>
          </w:p>
        </w:tc>
        <w:tc>
          <w:tcPr>
            <w:tcW w:w="1077" w:type="dxa"/>
            <w:shd w:val="clear" w:color="auto" w:fill="auto"/>
          </w:tcPr>
          <w:p w14:paraId="42378B9C" w14:textId="77777777" w:rsidR="002D1F22" w:rsidRDefault="008C4B8E">
            <w:pPr>
              <w:rPr>
                <w:sz w:val="16"/>
                <w:szCs w:val="16"/>
              </w:rPr>
            </w:pPr>
            <w:r>
              <w:rPr>
                <w:sz w:val="16"/>
                <w:szCs w:val="16"/>
              </w:rPr>
              <w:t>IO</w:t>
            </w:r>
          </w:p>
        </w:tc>
        <w:tc>
          <w:tcPr>
            <w:tcW w:w="726" w:type="dxa"/>
            <w:shd w:val="clear" w:color="auto" w:fill="auto"/>
          </w:tcPr>
          <w:p w14:paraId="67F3A919" w14:textId="77777777" w:rsidR="002D1F22" w:rsidRDefault="008C4B8E">
            <w:pPr>
              <w:rPr>
                <w:sz w:val="16"/>
                <w:szCs w:val="16"/>
              </w:rPr>
            </w:pPr>
            <w:r>
              <w:rPr>
                <w:sz w:val="16"/>
                <w:szCs w:val="16"/>
              </w:rPr>
              <w:t>+3.3V</w:t>
            </w:r>
          </w:p>
        </w:tc>
        <w:tc>
          <w:tcPr>
            <w:tcW w:w="6008" w:type="dxa"/>
            <w:shd w:val="clear" w:color="auto" w:fill="auto"/>
          </w:tcPr>
          <w:p w14:paraId="09AB2496" w14:textId="77777777" w:rsidR="002D1F22" w:rsidRDefault="008C4B8E">
            <w:pPr>
              <w:rPr>
                <w:sz w:val="16"/>
                <w:szCs w:val="16"/>
              </w:rPr>
            </w:pPr>
            <w:proofErr w:type="gramStart"/>
            <w:r>
              <w:rPr>
                <w:sz w:val="16"/>
                <w:szCs w:val="16"/>
              </w:rPr>
              <w:t>GPIO[</w:t>
            </w:r>
            <w:proofErr w:type="gramEnd"/>
            <w:r>
              <w:rPr>
                <w:sz w:val="16"/>
                <w:szCs w:val="16"/>
              </w:rPr>
              <w:t>3], this pin can be used as an input, output, or open-drain output through software.</w:t>
            </w:r>
          </w:p>
        </w:tc>
      </w:tr>
      <w:tr w:rsidR="002D1F22" w14:paraId="76EB6D8C" w14:textId="77777777">
        <w:tc>
          <w:tcPr>
            <w:tcW w:w="620" w:type="dxa"/>
            <w:shd w:val="clear" w:color="auto" w:fill="auto"/>
          </w:tcPr>
          <w:p w14:paraId="7F8E96C0" w14:textId="77777777" w:rsidR="002D1F22" w:rsidRDefault="008C4B8E">
            <w:pPr>
              <w:rPr>
                <w:sz w:val="16"/>
                <w:szCs w:val="16"/>
              </w:rPr>
            </w:pPr>
            <w:r>
              <w:rPr>
                <w:sz w:val="16"/>
                <w:szCs w:val="16"/>
              </w:rPr>
              <w:t>13</w:t>
            </w:r>
          </w:p>
        </w:tc>
        <w:tc>
          <w:tcPr>
            <w:tcW w:w="1531" w:type="dxa"/>
            <w:shd w:val="clear" w:color="auto" w:fill="auto"/>
          </w:tcPr>
          <w:p w14:paraId="1C3A39D7" w14:textId="77777777" w:rsidR="002D1F22" w:rsidRDefault="008C4B8E">
            <w:pPr>
              <w:rPr>
                <w:sz w:val="16"/>
                <w:szCs w:val="16"/>
              </w:rPr>
            </w:pPr>
            <w:r>
              <w:rPr>
                <w:sz w:val="16"/>
                <w:szCs w:val="16"/>
              </w:rPr>
              <w:t>GPIO7</w:t>
            </w:r>
          </w:p>
        </w:tc>
        <w:tc>
          <w:tcPr>
            <w:tcW w:w="1077" w:type="dxa"/>
            <w:shd w:val="clear" w:color="auto" w:fill="auto"/>
          </w:tcPr>
          <w:p w14:paraId="00C9AAC7" w14:textId="77777777" w:rsidR="002D1F22" w:rsidRDefault="008C4B8E">
            <w:pPr>
              <w:rPr>
                <w:sz w:val="16"/>
                <w:szCs w:val="16"/>
              </w:rPr>
            </w:pPr>
            <w:r>
              <w:rPr>
                <w:sz w:val="16"/>
                <w:szCs w:val="16"/>
              </w:rPr>
              <w:t>IO</w:t>
            </w:r>
          </w:p>
        </w:tc>
        <w:tc>
          <w:tcPr>
            <w:tcW w:w="726" w:type="dxa"/>
            <w:shd w:val="clear" w:color="auto" w:fill="auto"/>
          </w:tcPr>
          <w:p w14:paraId="53A93436" w14:textId="77777777" w:rsidR="002D1F22" w:rsidRDefault="008C4B8E">
            <w:pPr>
              <w:rPr>
                <w:sz w:val="16"/>
                <w:szCs w:val="16"/>
              </w:rPr>
            </w:pPr>
            <w:r>
              <w:rPr>
                <w:sz w:val="16"/>
                <w:szCs w:val="16"/>
              </w:rPr>
              <w:t>+3.3V</w:t>
            </w:r>
          </w:p>
        </w:tc>
        <w:tc>
          <w:tcPr>
            <w:tcW w:w="6008" w:type="dxa"/>
            <w:shd w:val="clear" w:color="auto" w:fill="auto"/>
          </w:tcPr>
          <w:p w14:paraId="1D44E3FF" w14:textId="77777777" w:rsidR="002D1F22" w:rsidRDefault="008C4B8E">
            <w:pPr>
              <w:rPr>
                <w:sz w:val="16"/>
                <w:szCs w:val="16"/>
              </w:rPr>
            </w:pPr>
            <w:proofErr w:type="gramStart"/>
            <w:r>
              <w:rPr>
                <w:sz w:val="16"/>
                <w:szCs w:val="16"/>
              </w:rPr>
              <w:t>GPIO[</w:t>
            </w:r>
            <w:proofErr w:type="gramEnd"/>
            <w:r>
              <w:rPr>
                <w:sz w:val="16"/>
                <w:szCs w:val="16"/>
              </w:rPr>
              <w:t>4], this pin can be used as an input, output, or open-drain output through software.</w:t>
            </w:r>
          </w:p>
        </w:tc>
      </w:tr>
      <w:tr w:rsidR="002D1F22" w14:paraId="6AAF2603" w14:textId="77777777">
        <w:tc>
          <w:tcPr>
            <w:tcW w:w="620" w:type="dxa"/>
            <w:shd w:val="clear" w:color="auto" w:fill="auto"/>
          </w:tcPr>
          <w:p w14:paraId="40D691BD" w14:textId="77777777" w:rsidR="002D1F22" w:rsidRDefault="008C4B8E">
            <w:pPr>
              <w:rPr>
                <w:sz w:val="16"/>
                <w:szCs w:val="16"/>
              </w:rPr>
            </w:pPr>
            <w:r>
              <w:rPr>
                <w:sz w:val="16"/>
                <w:szCs w:val="16"/>
              </w:rPr>
              <w:t>14</w:t>
            </w:r>
          </w:p>
        </w:tc>
        <w:tc>
          <w:tcPr>
            <w:tcW w:w="1531" w:type="dxa"/>
            <w:shd w:val="clear" w:color="auto" w:fill="auto"/>
          </w:tcPr>
          <w:p w14:paraId="02A1DF7F" w14:textId="77777777" w:rsidR="002D1F22" w:rsidRDefault="008C4B8E">
            <w:pPr>
              <w:rPr>
                <w:sz w:val="16"/>
                <w:szCs w:val="16"/>
              </w:rPr>
            </w:pPr>
            <w:r>
              <w:rPr>
                <w:sz w:val="16"/>
                <w:szCs w:val="16"/>
              </w:rPr>
              <w:t>GPIO6</w:t>
            </w:r>
          </w:p>
        </w:tc>
        <w:tc>
          <w:tcPr>
            <w:tcW w:w="1077" w:type="dxa"/>
            <w:shd w:val="clear" w:color="auto" w:fill="auto"/>
          </w:tcPr>
          <w:p w14:paraId="1707CAD4" w14:textId="77777777" w:rsidR="002D1F22" w:rsidRDefault="008C4B8E">
            <w:pPr>
              <w:rPr>
                <w:sz w:val="16"/>
                <w:szCs w:val="16"/>
              </w:rPr>
            </w:pPr>
            <w:r>
              <w:rPr>
                <w:sz w:val="16"/>
                <w:szCs w:val="16"/>
              </w:rPr>
              <w:t>IO</w:t>
            </w:r>
          </w:p>
        </w:tc>
        <w:tc>
          <w:tcPr>
            <w:tcW w:w="726" w:type="dxa"/>
            <w:shd w:val="clear" w:color="auto" w:fill="auto"/>
          </w:tcPr>
          <w:p w14:paraId="20FCE9A2" w14:textId="77777777" w:rsidR="002D1F22" w:rsidRDefault="008C4B8E">
            <w:pPr>
              <w:rPr>
                <w:sz w:val="16"/>
                <w:szCs w:val="16"/>
              </w:rPr>
            </w:pPr>
            <w:r>
              <w:rPr>
                <w:sz w:val="16"/>
                <w:szCs w:val="16"/>
              </w:rPr>
              <w:t>+3.3V</w:t>
            </w:r>
          </w:p>
        </w:tc>
        <w:tc>
          <w:tcPr>
            <w:tcW w:w="6008" w:type="dxa"/>
            <w:shd w:val="clear" w:color="auto" w:fill="auto"/>
          </w:tcPr>
          <w:p w14:paraId="219BA254" w14:textId="77777777" w:rsidR="002D1F22" w:rsidRDefault="008C4B8E">
            <w:pPr>
              <w:rPr>
                <w:sz w:val="16"/>
                <w:szCs w:val="16"/>
              </w:rPr>
            </w:pPr>
            <w:proofErr w:type="gramStart"/>
            <w:r>
              <w:rPr>
                <w:sz w:val="16"/>
                <w:szCs w:val="16"/>
              </w:rPr>
              <w:t>GPIO[</w:t>
            </w:r>
            <w:proofErr w:type="gramEnd"/>
            <w:r>
              <w:rPr>
                <w:sz w:val="16"/>
                <w:szCs w:val="16"/>
              </w:rPr>
              <w:t>5], this pin can be used as an input, output, or open-drain output through software.</w:t>
            </w:r>
          </w:p>
        </w:tc>
      </w:tr>
      <w:tr w:rsidR="002D1F22" w14:paraId="7A523038" w14:textId="77777777">
        <w:tc>
          <w:tcPr>
            <w:tcW w:w="620" w:type="dxa"/>
            <w:shd w:val="clear" w:color="auto" w:fill="auto"/>
          </w:tcPr>
          <w:p w14:paraId="5C523574" w14:textId="77777777" w:rsidR="002D1F22" w:rsidRDefault="008C4B8E">
            <w:pPr>
              <w:rPr>
                <w:sz w:val="16"/>
                <w:szCs w:val="16"/>
              </w:rPr>
            </w:pPr>
            <w:r>
              <w:rPr>
                <w:sz w:val="16"/>
                <w:szCs w:val="16"/>
              </w:rPr>
              <w:t>15</w:t>
            </w:r>
          </w:p>
        </w:tc>
        <w:tc>
          <w:tcPr>
            <w:tcW w:w="1531" w:type="dxa"/>
            <w:shd w:val="clear" w:color="auto" w:fill="auto"/>
          </w:tcPr>
          <w:p w14:paraId="58D9805A" w14:textId="77777777" w:rsidR="002D1F22" w:rsidRDefault="008C4B8E">
            <w:pPr>
              <w:rPr>
                <w:sz w:val="16"/>
                <w:szCs w:val="16"/>
              </w:rPr>
            </w:pPr>
            <w:r>
              <w:rPr>
                <w:sz w:val="16"/>
                <w:szCs w:val="16"/>
              </w:rPr>
              <w:t>GPIO5</w:t>
            </w:r>
          </w:p>
        </w:tc>
        <w:tc>
          <w:tcPr>
            <w:tcW w:w="1077" w:type="dxa"/>
            <w:shd w:val="clear" w:color="auto" w:fill="auto"/>
          </w:tcPr>
          <w:p w14:paraId="2B1DD50A" w14:textId="77777777" w:rsidR="002D1F22" w:rsidRDefault="008C4B8E">
            <w:pPr>
              <w:rPr>
                <w:sz w:val="16"/>
                <w:szCs w:val="16"/>
              </w:rPr>
            </w:pPr>
            <w:r>
              <w:rPr>
                <w:sz w:val="16"/>
                <w:szCs w:val="16"/>
              </w:rPr>
              <w:t>IO</w:t>
            </w:r>
          </w:p>
        </w:tc>
        <w:tc>
          <w:tcPr>
            <w:tcW w:w="726" w:type="dxa"/>
            <w:shd w:val="clear" w:color="auto" w:fill="auto"/>
          </w:tcPr>
          <w:p w14:paraId="32829A07" w14:textId="77777777" w:rsidR="002D1F22" w:rsidRDefault="008C4B8E">
            <w:pPr>
              <w:rPr>
                <w:sz w:val="16"/>
                <w:szCs w:val="16"/>
              </w:rPr>
            </w:pPr>
            <w:r>
              <w:rPr>
                <w:sz w:val="16"/>
                <w:szCs w:val="16"/>
              </w:rPr>
              <w:t>+3.3V</w:t>
            </w:r>
          </w:p>
        </w:tc>
        <w:tc>
          <w:tcPr>
            <w:tcW w:w="6008" w:type="dxa"/>
            <w:shd w:val="clear" w:color="auto" w:fill="auto"/>
          </w:tcPr>
          <w:p w14:paraId="575BDDA0" w14:textId="77777777" w:rsidR="002D1F22" w:rsidRDefault="008C4B8E">
            <w:pPr>
              <w:rPr>
                <w:sz w:val="16"/>
                <w:szCs w:val="16"/>
              </w:rPr>
            </w:pPr>
            <w:proofErr w:type="gramStart"/>
            <w:r>
              <w:rPr>
                <w:sz w:val="16"/>
                <w:szCs w:val="16"/>
              </w:rPr>
              <w:t>GPIO[</w:t>
            </w:r>
            <w:proofErr w:type="gramEnd"/>
            <w:r>
              <w:rPr>
                <w:sz w:val="16"/>
                <w:szCs w:val="16"/>
              </w:rPr>
              <w:t>6], this pin can be used as an input, output, or open-drain output through software.</w:t>
            </w:r>
          </w:p>
        </w:tc>
      </w:tr>
      <w:tr w:rsidR="002D1F22" w14:paraId="4C294B6E" w14:textId="77777777">
        <w:tc>
          <w:tcPr>
            <w:tcW w:w="620" w:type="dxa"/>
            <w:shd w:val="clear" w:color="auto" w:fill="auto"/>
          </w:tcPr>
          <w:p w14:paraId="3E10C02A" w14:textId="77777777" w:rsidR="002D1F22" w:rsidRDefault="008C4B8E">
            <w:pPr>
              <w:rPr>
                <w:sz w:val="16"/>
                <w:szCs w:val="16"/>
              </w:rPr>
            </w:pPr>
            <w:r>
              <w:rPr>
                <w:sz w:val="16"/>
                <w:szCs w:val="16"/>
              </w:rPr>
              <w:t>16</w:t>
            </w:r>
          </w:p>
        </w:tc>
        <w:tc>
          <w:tcPr>
            <w:tcW w:w="1531" w:type="dxa"/>
            <w:shd w:val="clear" w:color="auto" w:fill="auto"/>
          </w:tcPr>
          <w:p w14:paraId="23A8F3C9" w14:textId="77777777" w:rsidR="002D1F22" w:rsidRDefault="008C4B8E">
            <w:pPr>
              <w:rPr>
                <w:sz w:val="16"/>
                <w:szCs w:val="16"/>
              </w:rPr>
            </w:pPr>
            <w:r>
              <w:rPr>
                <w:sz w:val="16"/>
                <w:szCs w:val="16"/>
              </w:rPr>
              <w:t>GPIO4</w:t>
            </w:r>
          </w:p>
        </w:tc>
        <w:tc>
          <w:tcPr>
            <w:tcW w:w="1077" w:type="dxa"/>
            <w:shd w:val="clear" w:color="auto" w:fill="auto"/>
          </w:tcPr>
          <w:p w14:paraId="239D2868" w14:textId="77777777" w:rsidR="002D1F22" w:rsidRDefault="008C4B8E">
            <w:pPr>
              <w:rPr>
                <w:sz w:val="16"/>
                <w:szCs w:val="16"/>
              </w:rPr>
            </w:pPr>
            <w:r>
              <w:rPr>
                <w:sz w:val="16"/>
                <w:szCs w:val="16"/>
              </w:rPr>
              <w:t>IO</w:t>
            </w:r>
          </w:p>
        </w:tc>
        <w:tc>
          <w:tcPr>
            <w:tcW w:w="726" w:type="dxa"/>
            <w:shd w:val="clear" w:color="auto" w:fill="auto"/>
          </w:tcPr>
          <w:p w14:paraId="5F23F512" w14:textId="77777777" w:rsidR="002D1F22" w:rsidRDefault="008C4B8E">
            <w:pPr>
              <w:rPr>
                <w:sz w:val="16"/>
                <w:szCs w:val="16"/>
              </w:rPr>
            </w:pPr>
            <w:r>
              <w:rPr>
                <w:sz w:val="16"/>
                <w:szCs w:val="16"/>
              </w:rPr>
              <w:t>+3.3V</w:t>
            </w:r>
          </w:p>
        </w:tc>
        <w:tc>
          <w:tcPr>
            <w:tcW w:w="6008" w:type="dxa"/>
            <w:shd w:val="clear" w:color="auto" w:fill="auto"/>
          </w:tcPr>
          <w:p w14:paraId="017DA4D6" w14:textId="77777777" w:rsidR="002D1F22" w:rsidRDefault="008C4B8E">
            <w:pPr>
              <w:rPr>
                <w:sz w:val="16"/>
                <w:szCs w:val="16"/>
              </w:rPr>
            </w:pPr>
            <w:proofErr w:type="gramStart"/>
            <w:r>
              <w:rPr>
                <w:sz w:val="16"/>
                <w:szCs w:val="16"/>
              </w:rPr>
              <w:t>GPIO[</w:t>
            </w:r>
            <w:proofErr w:type="gramEnd"/>
            <w:r>
              <w:rPr>
                <w:sz w:val="16"/>
                <w:szCs w:val="16"/>
              </w:rPr>
              <w:t>7], this pin can be used as an input, output, or open-drain output through software.</w:t>
            </w:r>
          </w:p>
        </w:tc>
      </w:tr>
      <w:tr w:rsidR="002D1F22" w14:paraId="2DA8D9C1" w14:textId="77777777">
        <w:tc>
          <w:tcPr>
            <w:tcW w:w="620" w:type="dxa"/>
            <w:shd w:val="clear" w:color="auto" w:fill="auto"/>
          </w:tcPr>
          <w:p w14:paraId="673FA2D0" w14:textId="77777777" w:rsidR="002D1F22" w:rsidRDefault="008C4B8E">
            <w:pPr>
              <w:rPr>
                <w:sz w:val="16"/>
                <w:szCs w:val="16"/>
              </w:rPr>
            </w:pPr>
            <w:r>
              <w:rPr>
                <w:sz w:val="16"/>
                <w:szCs w:val="16"/>
              </w:rPr>
              <w:t>17</w:t>
            </w:r>
          </w:p>
        </w:tc>
        <w:tc>
          <w:tcPr>
            <w:tcW w:w="1531" w:type="dxa"/>
            <w:shd w:val="clear" w:color="auto" w:fill="auto"/>
          </w:tcPr>
          <w:p w14:paraId="0F55E16E" w14:textId="77777777" w:rsidR="002D1F22" w:rsidRDefault="008C4B8E">
            <w:pPr>
              <w:rPr>
                <w:sz w:val="16"/>
                <w:szCs w:val="16"/>
              </w:rPr>
            </w:pPr>
            <w:r>
              <w:rPr>
                <w:sz w:val="16"/>
                <w:szCs w:val="16"/>
              </w:rPr>
              <w:t>GND</w:t>
            </w:r>
          </w:p>
        </w:tc>
        <w:tc>
          <w:tcPr>
            <w:tcW w:w="1077" w:type="dxa"/>
            <w:shd w:val="clear" w:color="auto" w:fill="auto"/>
          </w:tcPr>
          <w:p w14:paraId="6CB5E098" w14:textId="77777777" w:rsidR="002D1F22" w:rsidRDefault="008C4B8E">
            <w:pPr>
              <w:rPr>
                <w:sz w:val="16"/>
                <w:szCs w:val="16"/>
              </w:rPr>
            </w:pPr>
            <w:r>
              <w:rPr>
                <w:sz w:val="16"/>
                <w:szCs w:val="16"/>
              </w:rPr>
              <w:t>PWR</w:t>
            </w:r>
          </w:p>
        </w:tc>
        <w:tc>
          <w:tcPr>
            <w:tcW w:w="726" w:type="dxa"/>
            <w:shd w:val="clear" w:color="auto" w:fill="auto"/>
          </w:tcPr>
          <w:p w14:paraId="18762ACC" w14:textId="77777777" w:rsidR="002D1F22" w:rsidRDefault="008C4B8E">
            <w:pPr>
              <w:rPr>
                <w:sz w:val="16"/>
                <w:szCs w:val="16"/>
              </w:rPr>
            </w:pPr>
            <w:r>
              <w:rPr>
                <w:sz w:val="16"/>
                <w:szCs w:val="16"/>
              </w:rPr>
              <w:t>0V</w:t>
            </w:r>
          </w:p>
        </w:tc>
        <w:tc>
          <w:tcPr>
            <w:tcW w:w="6008" w:type="dxa"/>
            <w:shd w:val="clear" w:color="auto" w:fill="auto"/>
          </w:tcPr>
          <w:p w14:paraId="08548617" w14:textId="77777777" w:rsidR="002D1F22" w:rsidRDefault="008C4B8E">
            <w:pPr>
              <w:rPr>
                <w:sz w:val="16"/>
                <w:szCs w:val="16"/>
              </w:rPr>
            </w:pPr>
            <w:r>
              <w:rPr>
                <w:sz w:val="16"/>
                <w:szCs w:val="16"/>
              </w:rPr>
              <w:t>Ground</w:t>
            </w:r>
          </w:p>
        </w:tc>
      </w:tr>
      <w:tr w:rsidR="002D1F22" w14:paraId="127D1440" w14:textId="77777777">
        <w:tc>
          <w:tcPr>
            <w:tcW w:w="620" w:type="dxa"/>
            <w:shd w:val="clear" w:color="auto" w:fill="auto"/>
          </w:tcPr>
          <w:p w14:paraId="41B679D6" w14:textId="77777777" w:rsidR="002D1F22" w:rsidRDefault="008C4B8E">
            <w:pPr>
              <w:rPr>
                <w:sz w:val="16"/>
                <w:szCs w:val="16"/>
              </w:rPr>
            </w:pPr>
            <w:r>
              <w:rPr>
                <w:sz w:val="16"/>
                <w:szCs w:val="16"/>
              </w:rPr>
              <w:t>18</w:t>
            </w:r>
          </w:p>
        </w:tc>
        <w:tc>
          <w:tcPr>
            <w:tcW w:w="1531" w:type="dxa"/>
            <w:shd w:val="clear" w:color="auto" w:fill="auto"/>
          </w:tcPr>
          <w:p w14:paraId="106CCD7A" w14:textId="77777777" w:rsidR="002D1F22" w:rsidRDefault="008C4B8E">
            <w:pPr>
              <w:rPr>
                <w:sz w:val="16"/>
                <w:szCs w:val="16"/>
              </w:rPr>
            </w:pPr>
            <w:r>
              <w:rPr>
                <w:sz w:val="16"/>
                <w:szCs w:val="16"/>
              </w:rPr>
              <w:t>FPGA_TDI</w:t>
            </w:r>
          </w:p>
        </w:tc>
        <w:tc>
          <w:tcPr>
            <w:tcW w:w="1077" w:type="dxa"/>
            <w:shd w:val="clear" w:color="auto" w:fill="auto"/>
          </w:tcPr>
          <w:p w14:paraId="391386C8" w14:textId="77777777" w:rsidR="002D1F22" w:rsidRDefault="008C4B8E">
            <w:pPr>
              <w:rPr>
                <w:sz w:val="16"/>
                <w:szCs w:val="16"/>
              </w:rPr>
            </w:pPr>
            <w:r>
              <w:rPr>
                <w:sz w:val="16"/>
                <w:szCs w:val="16"/>
              </w:rPr>
              <w:t>I</w:t>
            </w:r>
          </w:p>
        </w:tc>
        <w:tc>
          <w:tcPr>
            <w:tcW w:w="726" w:type="dxa"/>
            <w:shd w:val="clear" w:color="auto" w:fill="auto"/>
          </w:tcPr>
          <w:p w14:paraId="3D2668BE" w14:textId="77777777" w:rsidR="002D1F22" w:rsidRDefault="008C4B8E">
            <w:pPr>
              <w:rPr>
                <w:sz w:val="16"/>
                <w:szCs w:val="16"/>
              </w:rPr>
            </w:pPr>
            <w:r>
              <w:rPr>
                <w:sz w:val="16"/>
                <w:szCs w:val="16"/>
              </w:rPr>
              <w:t>+2.5V</w:t>
            </w:r>
          </w:p>
        </w:tc>
        <w:tc>
          <w:tcPr>
            <w:tcW w:w="6008" w:type="dxa"/>
            <w:shd w:val="clear" w:color="auto" w:fill="auto"/>
          </w:tcPr>
          <w:p w14:paraId="058D22CF" w14:textId="77777777" w:rsidR="002D1F22" w:rsidRDefault="008C4B8E">
            <w:pPr>
              <w:rPr>
                <w:sz w:val="16"/>
                <w:szCs w:val="16"/>
              </w:rPr>
            </w:pPr>
            <w:r>
              <w:rPr>
                <w:sz w:val="16"/>
                <w:szCs w:val="16"/>
              </w:rPr>
              <w:t>Active High TDI within the FPGA JTAG Interface</w:t>
            </w:r>
          </w:p>
        </w:tc>
      </w:tr>
      <w:tr w:rsidR="002D1F22" w14:paraId="41CB2E75" w14:textId="77777777">
        <w:tc>
          <w:tcPr>
            <w:tcW w:w="620" w:type="dxa"/>
            <w:shd w:val="clear" w:color="auto" w:fill="auto"/>
          </w:tcPr>
          <w:p w14:paraId="637EA5CD" w14:textId="77777777" w:rsidR="002D1F22" w:rsidRDefault="008C4B8E">
            <w:pPr>
              <w:rPr>
                <w:sz w:val="16"/>
                <w:szCs w:val="16"/>
              </w:rPr>
            </w:pPr>
            <w:r>
              <w:rPr>
                <w:sz w:val="16"/>
                <w:szCs w:val="16"/>
              </w:rPr>
              <w:t>19</w:t>
            </w:r>
          </w:p>
        </w:tc>
        <w:tc>
          <w:tcPr>
            <w:tcW w:w="1531" w:type="dxa"/>
            <w:shd w:val="clear" w:color="auto" w:fill="auto"/>
          </w:tcPr>
          <w:p w14:paraId="0CAB9F6A" w14:textId="77777777" w:rsidR="002D1F22" w:rsidRDefault="008C4B8E">
            <w:pPr>
              <w:rPr>
                <w:sz w:val="16"/>
                <w:szCs w:val="16"/>
              </w:rPr>
            </w:pPr>
            <w:r>
              <w:rPr>
                <w:sz w:val="16"/>
                <w:szCs w:val="16"/>
              </w:rPr>
              <w:t>FPGA_TCK</w:t>
            </w:r>
          </w:p>
        </w:tc>
        <w:tc>
          <w:tcPr>
            <w:tcW w:w="1077" w:type="dxa"/>
            <w:shd w:val="clear" w:color="auto" w:fill="auto"/>
          </w:tcPr>
          <w:p w14:paraId="2F0F553D" w14:textId="77777777" w:rsidR="002D1F22" w:rsidRDefault="008C4B8E">
            <w:pPr>
              <w:rPr>
                <w:sz w:val="16"/>
                <w:szCs w:val="16"/>
              </w:rPr>
            </w:pPr>
            <w:r>
              <w:rPr>
                <w:sz w:val="16"/>
                <w:szCs w:val="16"/>
              </w:rPr>
              <w:t>I</w:t>
            </w:r>
          </w:p>
        </w:tc>
        <w:tc>
          <w:tcPr>
            <w:tcW w:w="726" w:type="dxa"/>
            <w:shd w:val="clear" w:color="auto" w:fill="auto"/>
          </w:tcPr>
          <w:p w14:paraId="7A45D3AF" w14:textId="77777777" w:rsidR="002D1F22" w:rsidRDefault="008C4B8E">
            <w:pPr>
              <w:rPr>
                <w:sz w:val="16"/>
                <w:szCs w:val="16"/>
              </w:rPr>
            </w:pPr>
            <w:r>
              <w:rPr>
                <w:sz w:val="16"/>
                <w:szCs w:val="16"/>
              </w:rPr>
              <w:t>+2.5V</w:t>
            </w:r>
          </w:p>
        </w:tc>
        <w:tc>
          <w:tcPr>
            <w:tcW w:w="6008" w:type="dxa"/>
            <w:shd w:val="clear" w:color="auto" w:fill="auto"/>
          </w:tcPr>
          <w:p w14:paraId="63D6C833" w14:textId="77777777" w:rsidR="002D1F22" w:rsidRDefault="008C4B8E">
            <w:pPr>
              <w:rPr>
                <w:sz w:val="16"/>
                <w:szCs w:val="16"/>
              </w:rPr>
            </w:pPr>
            <w:r>
              <w:rPr>
                <w:sz w:val="16"/>
                <w:szCs w:val="16"/>
              </w:rPr>
              <w:t>Active High TCK within the FPGA JTAG Interface</w:t>
            </w:r>
          </w:p>
        </w:tc>
      </w:tr>
      <w:tr w:rsidR="002D1F22" w14:paraId="6B6D381B" w14:textId="77777777">
        <w:tc>
          <w:tcPr>
            <w:tcW w:w="620" w:type="dxa"/>
            <w:shd w:val="clear" w:color="auto" w:fill="auto"/>
          </w:tcPr>
          <w:p w14:paraId="2AC227DB" w14:textId="77777777" w:rsidR="002D1F22" w:rsidRDefault="008C4B8E">
            <w:pPr>
              <w:rPr>
                <w:sz w:val="16"/>
                <w:szCs w:val="16"/>
              </w:rPr>
            </w:pPr>
            <w:r>
              <w:rPr>
                <w:sz w:val="16"/>
                <w:szCs w:val="16"/>
              </w:rPr>
              <w:t>20</w:t>
            </w:r>
          </w:p>
        </w:tc>
        <w:tc>
          <w:tcPr>
            <w:tcW w:w="1531" w:type="dxa"/>
            <w:shd w:val="clear" w:color="auto" w:fill="auto"/>
          </w:tcPr>
          <w:p w14:paraId="757FBEDE" w14:textId="77777777" w:rsidR="002D1F22" w:rsidRDefault="008C4B8E">
            <w:pPr>
              <w:rPr>
                <w:sz w:val="16"/>
                <w:szCs w:val="16"/>
              </w:rPr>
            </w:pPr>
            <w:r>
              <w:rPr>
                <w:sz w:val="16"/>
                <w:szCs w:val="16"/>
              </w:rPr>
              <w:t>GND</w:t>
            </w:r>
          </w:p>
        </w:tc>
        <w:tc>
          <w:tcPr>
            <w:tcW w:w="1077" w:type="dxa"/>
            <w:shd w:val="clear" w:color="auto" w:fill="auto"/>
          </w:tcPr>
          <w:p w14:paraId="40CA4156" w14:textId="77777777" w:rsidR="002D1F22" w:rsidRDefault="008C4B8E">
            <w:pPr>
              <w:rPr>
                <w:sz w:val="16"/>
                <w:szCs w:val="16"/>
              </w:rPr>
            </w:pPr>
            <w:r>
              <w:rPr>
                <w:sz w:val="16"/>
                <w:szCs w:val="16"/>
              </w:rPr>
              <w:t>PWR</w:t>
            </w:r>
          </w:p>
        </w:tc>
        <w:tc>
          <w:tcPr>
            <w:tcW w:w="726" w:type="dxa"/>
            <w:shd w:val="clear" w:color="auto" w:fill="auto"/>
          </w:tcPr>
          <w:p w14:paraId="2A394F4B" w14:textId="77777777" w:rsidR="002D1F22" w:rsidRDefault="008C4B8E">
            <w:pPr>
              <w:rPr>
                <w:sz w:val="16"/>
                <w:szCs w:val="16"/>
              </w:rPr>
            </w:pPr>
            <w:r>
              <w:rPr>
                <w:sz w:val="16"/>
                <w:szCs w:val="16"/>
              </w:rPr>
              <w:t>0V</w:t>
            </w:r>
          </w:p>
        </w:tc>
        <w:tc>
          <w:tcPr>
            <w:tcW w:w="6008" w:type="dxa"/>
            <w:shd w:val="clear" w:color="auto" w:fill="auto"/>
          </w:tcPr>
          <w:p w14:paraId="73A3BBEC" w14:textId="77777777" w:rsidR="002D1F22" w:rsidRDefault="008C4B8E">
            <w:pPr>
              <w:rPr>
                <w:sz w:val="16"/>
                <w:szCs w:val="16"/>
              </w:rPr>
            </w:pPr>
            <w:r>
              <w:rPr>
                <w:sz w:val="16"/>
                <w:szCs w:val="16"/>
              </w:rPr>
              <w:t>Ground</w:t>
            </w:r>
          </w:p>
        </w:tc>
      </w:tr>
      <w:tr w:rsidR="002D1F22" w14:paraId="5730FB05" w14:textId="77777777">
        <w:tc>
          <w:tcPr>
            <w:tcW w:w="620" w:type="dxa"/>
            <w:shd w:val="clear" w:color="auto" w:fill="auto"/>
          </w:tcPr>
          <w:p w14:paraId="580E48E3" w14:textId="77777777" w:rsidR="002D1F22" w:rsidRDefault="008C4B8E">
            <w:pPr>
              <w:rPr>
                <w:sz w:val="16"/>
                <w:szCs w:val="16"/>
              </w:rPr>
            </w:pPr>
            <w:r>
              <w:rPr>
                <w:sz w:val="16"/>
                <w:szCs w:val="16"/>
              </w:rPr>
              <w:t>21</w:t>
            </w:r>
          </w:p>
        </w:tc>
        <w:tc>
          <w:tcPr>
            <w:tcW w:w="1531" w:type="dxa"/>
            <w:shd w:val="clear" w:color="auto" w:fill="auto"/>
          </w:tcPr>
          <w:p w14:paraId="370F07A7" w14:textId="77777777" w:rsidR="002D1F22" w:rsidRDefault="008C4B8E">
            <w:pPr>
              <w:rPr>
                <w:sz w:val="16"/>
                <w:szCs w:val="16"/>
              </w:rPr>
            </w:pPr>
            <w:r>
              <w:rPr>
                <w:sz w:val="16"/>
                <w:szCs w:val="16"/>
              </w:rPr>
              <w:t>USB_N_SRST</w:t>
            </w:r>
          </w:p>
        </w:tc>
        <w:tc>
          <w:tcPr>
            <w:tcW w:w="1077" w:type="dxa"/>
            <w:shd w:val="clear" w:color="auto" w:fill="auto"/>
          </w:tcPr>
          <w:p w14:paraId="56A56DAE" w14:textId="77777777" w:rsidR="002D1F22" w:rsidRDefault="008C4B8E">
            <w:pPr>
              <w:rPr>
                <w:sz w:val="16"/>
                <w:szCs w:val="16"/>
              </w:rPr>
            </w:pPr>
            <w:r>
              <w:rPr>
                <w:sz w:val="16"/>
                <w:szCs w:val="16"/>
              </w:rPr>
              <w:t>I</w:t>
            </w:r>
          </w:p>
        </w:tc>
        <w:tc>
          <w:tcPr>
            <w:tcW w:w="726" w:type="dxa"/>
            <w:shd w:val="clear" w:color="auto" w:fill="auto"/>
          </w:tcPr>
          <w:p w14:paraId="236D8826" w14:textId="77777777" w:rsidR="002D1F22" w:rsidRDefault="008C4B8E">
            <w:pPr>
              <w:rPr>
                <w:sz w:val="16"/>
                <w:szCs w:val="16"/>
              </w:rPr>
            </w:pPr>
            <w:r>
              <w:rPr>
                <w:sz w:val="16"/>
                <w:szCs w:val="16"/>
              </w:rPr>
              <w:t>+2.5V</w:t>
            </w:r>
          </w:p>
        </w:tc>
        <w:tc>
          <w:tcPr>
            <w:tcW w:w="6008" w:type="dxa"/>
            <w:shd w:val="clear" w:color="auto" w:fill="auto"/>
          </w:tcPr>
          <w:p w14:paraId="3C0CEEC6" w14:textId="77777777" w:rsidR="002D1F22" w:rsidRDefault="008C4B8E">
            <w:pPr>
              <w:rPr>
                <w:sz w:val="16"/>
                <w:szCs w:val="16"/>
              </w:rPr>
            </w:pPr>
            <w:r>
              <w:rPr>
                <w:sz w:val="16"/>
                <w:szCs w:val="16"/>
              </w:rPr>
              <w:t>Active Low Reset within FX3 DBG Interface</w:t>
            </w:r>
          </w:p>
        </w:tc>
      </w:tr>
      <w:tr w:rsidR="002D1F22" w14:paraId="76B80CCF" w14:textId="77777777">
        <w:tc>
          <w:tcPr>
            <w:tcW w:w="620" w:type="dxa"/>
            <w:shd w:val="clear" w:color="auto" w:fill="auto"/>
          </w:tcPr>
          <w:p w14:paraId="0D1AC789" w14:textId="77777777" w:rsidR="002D1F22" w:rsidRDefault="008C4B8E">
            <w:pPr>
              <w:rPr>
                <w:sz w:val="16"/>
                <w:szCs w:val="16"/>
              </w:rPr>
            </w:pPr>
            <w:r>
              <w:rPr>
                <w:sz w:val="16"/>
                <w:szCs w:val="16"/>
              </w:rPr>
              <w:t>22</w:t>
            </w:r>
          </w:p>
        </w:tc>
        <w:tc>
          <w:tcPr>
            <w:tcW w:w="1531" w:type="dxa"/>
            <w:shd w:val="clear" w:color="auto" w:fill="auto"/>
          </w:tcPr>
          <w:p w14:paraId="576588A4" w14:textId="77777777" w:rsidR="002D1F22" w:rsidRDefault="008C4B8E">
            <w:pPr>
              <w:rPr>
                <w:sz w:val="16"/>
                <w:szCs w:val="16"/>
              </w:rPr>
            </w:pPr>
            <w:r>
              <w:rPr>
                <w:sz w:val="16"/>
                <w:szCs w:val="16"/>
              </w:rPr>
              <w:t>USB_TCK</w:t>
            </w:r>
          </w:p>
        </w:tc>
        <w:tc>
          <w:tcPr>
            <w:tcW w:w="1077" w:type="dxa"/>
            <w:shd w:val="clear" w:color="auto" w:fill="auto"/>
          </w:tcPr>
          <w:p w14:paraId="6D37EC6B" w14:textId="77777777" w:rsidR="002D1F22" w:rsidRDefault="008C4B8E">
            <w:pPr>
              <w:rPr>
                <w:sz w:val="16"/>
                <w:szCs w:val="16"/>
              </w:rPr>
            </w:pPr>
            <w:r>
              <w:rPr>
                <w:sz w:val="16"/>
                <w:szCs w:val="16"/>
              </w:rPr>
              <w:t>I</w:t>
            </w:r>
          </w:p>
        </w:tc>
        <w:tc>
          <w:tcPr>
            <w:tcW w:w="726" w:type="dxa"/>
            <w:shd w:val="clear" w:color="auto" w:fill="auto"/>
          </w:tcPr>
          <w:p w14:paraId="1575B3D8" w14:textId="77777777" w:rsidR="002D1F22" w:rsidRDefault="008C4B8E">
            <w:pPr>
              <w:rPr>
                <w:sz w:val="16"/>
                <w:szCs w:val="16"/>
              </w:rPr>
            </w:pPr>
            <w:r>
              <w:rPr>
                <w:sz w:val="16"/>
                <w:szCs w:val="16"/>
              </w:rPr>
              <w:t>+2.5V</w:t>
            </w:r>
          </w:p>
        </w:tc>
        <w:tc>
          <w:tcPr>
            <w:tcW w:w="6008" w:type="dxa"/>
            <w:shd w:val="clear" w:color="auto" w:fill="auto"/>
          </w:tcPr>
          <w:p w14:paraId="5F811964" w14:textId="77777777" w:rsidR="002D1F22" w:rsidRDefault="008C4B8E">
            <w:pPr>
              <w:rPr>
                <w:sz w:val="16"/>
                <w:szCs w:val="16"/>
              </w:rPr>
            </w:pPr>
            <w:r>
              <w:rPr>
                <w:sz w:val="16"/>
                <w:szCs w:val="16"/>
              </w:rPr>
              <w:t>Active High TCK within FX3 JTAG/DBG Interface</w:t>
            </w:r>
          </w:p>
        </w:tc>
      </w:tr>
      <w:tr w:rsidR="002D1F22" w14:paraId="0A3BAC0A" w14:textId="77777777">
        <w:tc>
          <w:tcPr>
            <w:tcW w:w="620" w:type="dxa"/>
            <w:shd w:val="clear" w:color="auto" w:fill="auto"/>
          </w:tcPr>
          <w:p w14:paraId="0DD0483B" w14:textId="77777777" w:rsidR="002D1F22" w:rsidRDefault="008C4B8E">
            <w:pPr>
              <w:rPr>
                <w:sz w:val="16"/>
                <w:szCs w:val="16"/>
              </w:rPr>
            </w:pPr>
            <w:r>
              <w:rPr>
                <w:sz w:val="16"/>
                <w:szCs w:val="16"/>
              </w:rPr>
              <w:t>23</w:t>
            </w:r>
          </w:p>
        </w:tc>
        <w:tc>
          <w:tcPr>
            <w:tcW w:w="1531" w:type="dxa"/>
            <w:shd w:val="clear" w:color="auto" w:fill="auto"/>
          </w:tcPr>
          <w:p w14:paraId="0A6FA99F" w14:textId="77777777" w:rsidR="002D1F22" w:rsidRDefault="008C4B8E">
            <w:pPr>
              <w:rPr>
                <w:sz w:val="16"/>
                <w:szCs w:val="16"/>
              </w:rPr>
            </w:pPr>
            <w:r>
              <w:rPr>
                <w:sz w:val="16"/>
                <w:szCs w:val="16"/>
              </w:rPr>
              <w:t>USB_TDI</w:t>
            </w:r>
          </w:p>
        </w:tc>
        <w:tc>
          <w:tcPr>
            <w:tcW w:w="1077" w:type="dxa"/>
            <w:shd w:val="clear" w:color="auto" w:fill="auto"/>
          </w:tcPr>
          <w:p w14:paraId="78CAF65A" w14:textId="77777777" w:rsidR="002D1F22" w:rsidRDefault="008C4B8E">
            <w:pPr>
              <w:rPr>
                <w:sz w:val="16"/>
                <w:szCs w:val="16"/>
              </w:rPr>
            </w:pPr>
            <w:r>
              <w:rPr>
                <w:sz w:val="16"/>
                <w:szCs w:val="16"/>
              </w:rPr>
              <w:t>I</w:t>
            </w:r>
          </w:p>
        </w:tc>
        <w:tc>
          <w:tcPr>
            <w:tcW w:w="726" w:type="dxa"/>
            <w:shd w:val="clear" w:color="auto" w:fill="auto"/>
          </w:tcPr>
          <w:p w14:paraId="1D59C060" w14:textId="77777777" w:rsidR="002D1F22" w:rsidRDefault="008C4B8E">
            <w:pPr>
              <w:rPr>
                <w:sz w:val="16"/>
                <w:szCs w:val="16"/>
              </w:rPr>
            </w:pPr>
            <w:r>
              <w:rPr>
                <w:sz w:val="16"/>
                <w:szCs w:val="16"/>
              </w:rPr>
              <w:t>+2.5V</w:t>
            </w:r>
          </w:p>
        </w:tc>
        <w:tc>
          <w:tcPr>
            <w:tcW w:w="6008" w:type="dxa"/>
            <w:shd w:val="clear" w:color="auto" w:fill="auto"/>
          </w:tcPr>
          <w:p w14:paraId="1735E916" w14:textId="77777777" w:rsidR="002D1F22" w:rsidRDefault="008C4B8E">
            <w:pPr>
              <w:rPr>
                <w:sz w:val="16"/>
                <w:szCs w:val="16"/>
              </w:rPr>
            </w:pPr>
            <w:r>
              <w:rPr>
                <w:sz w:val="16"/>
                <w:szCs w:val="16"/>
              </w:rPr>
              <w:t>Active High TDI within FX3 JTAG/DBG Interface</w:t>
            </w:r>
          </w:p>
        </w:tc>
      </w:tr>
      <w:tr w:rsidR="002D1F22" w14:paraId="3115D175" w14:textId="77777777">
        <w:tc>
          <w:tcPr>
            <w:tcW w:w="620" w:type="dxa"/>
            <w:shd w:val="clear" w:color="auto" w:fill="auto"/>
          </w:tcPr>
          <w:p w14:paraId="2E43B435" w14:textId="77777777" w:rsidR="002D1F22" w:rsidRDefault="008C4B8E">
            <w:pPr>
              <w:rPr>
                <w:sz w:val="16"/>
                <w:szCs w:val="16"/>
              </w:rPr>
            </w:pPr>
            <w:r>
              <w:rPr>
                <w:sz w:val="16"/>
                <w:szCs w:val="16"/>
              </w:rPr>
              <w:t>24</w:t>
            </w:r>
          </w:p>
        </w:tc>
        <w:tc>
          <w:tcPr>
            <w:tcW w:w="1531" w:type="dxa"/>
            <w:shd w:val="clear" w:color="auto" w:fill="auto"/>
          </w:tcPr>
          <w:p w14:paraId="76650E0C" w14:textId="77777777" w:rsidR="002D1F22" w:rsidRDefault="008C4B8E">
            <w:pPr>
              <w:rPr>
                <w:sz w:val="16"/>
                <w:szCs w:val="16"/>
              </w:rPr>
            </w:pPr>
            <w:r>
              <w:rPr>
                <w:sz w:val="16"/>
                <w:szCs w:val="16"/>
              </w:rPr>
              <w:t>+2p5V_USB</w:t>
            </w:r>
          </w:p>
        </w:tc>
        <w:tc>
          <w:tcPr>
            <w:tcW w:w="1077" w:type="dxa"/>
            <w:shd w:val="clear" w:color="auto" w:fill="auto"/>
          </w:tcPr>
          <w:p w14:paraId="1DD8D66D" w14:textId="77777777" w:rsidR="002D1F22" w:rsidRDefault="008C4B8E">
            <w:pPr>
              <w:rPr>
                <w:sz w:val="16"/>
                <w:szCs w:val="16"/>
              </w:rPr>
            </w:pPr>
            <w:r>
              <w:rPr>
                <w:sz w:val="16"/>
                <w:szCs w:val="16"/>
              </w:rPr>
              <w:t>PWR</w:t>
            </w:r>
          </w:p>
        </w:tc>
        <w:tc>
          <w:tcPr>
            <w:tcW w:w="726" w:type="dxa"/>
            <w:shd w:val="clear" w:color="auto" w:fill="auto"/>
          </w:tcPr>
          <w:p w14:paraId="22A6D503" w14:textId="77777777" w:rsidR="002D1F22" w:rsidRDefault="008C4B8E">
            <w:pPr>
              <w:rPr>
                <w:sz w:val="16"/>
                <w:szCs w:val="16"/>
              </w:rPr>
            </w:pPr>
            <w:r>
              <w:rPr>
                <w:sz w:val="16"/>
                <w:szCs w:val="16"/>
              </w:rPr>
              <w:t>+2.5V</w:t>
            </w:r>
          </w:p>
        </w:tc>
        <w:tc>
          <w:tcPr>
            <w:tcW w:w="6008" w:type="dxa"/>
            <w:shd w:val="clear" w:color="auto" w:fill="auto"/>
          </w:tcPr>
          <w:p w14:paraId="75469D84" w14:textId="77777777" w:rsidR="002D1F22" w:rsidRDefault="008C4B8E">
            <w:pPr>
              <w:keepNext/>
              <w:rPr>
                <w:sz w:val="16"/>
                <w:szCs w:val="16"/>
              </w:rPr>
            </w:pPr>
            <w:r>
              <w:rPr>
                <w:sz w:val="16"/>
                <w:szCs w:val="16"/>
              </w:rPr>
              <w:t>+2.5V Power Rail (FX3 and FPGA JTAG)</w:t>
            </w:r>
          </w:p>
        </w:tc>
      </w:tr>
    </w:tbl>
    <w:p w14:paraId="2D113CC3" w14:textId="77777777" w:rsidR="002D1F22" w:rsidRDefault="008C4B8E">
      <w:pPr>
        <w:pStyle w:val="Caption"/>
        <w:jc w:val="center"/>
      </w:pPr>
      <w:r>
        <w:t xml:space="preserve">Table </w:t>
      </w:r>
      <w:r>
        <w:fldChar w:fldCharType="begin"/>
      </w:r>
      <w:r>
        <w:instrText>SEQ Table \* ARABIC</w:instrText>
      </w:r>
      <w:r>
        <w:fldChar w:fldCharType="separate"/>
      </w:r>
      <w:r>
        <w:t>6</w:t>
      </w:r>
      <w:r>
        <w:fldChar w:fldCharType="end"/>
      </w:r>
      <w:r>
        <w:t>: AVS-4000 JTAG/GPIO Connector (J6) Pinout</w:t>
      </w:r>
    </w:p>
    <w:p w14:paraId="0954D4B8" w14:textId="77777777" w:rsidR="002D1F22" w:rsidRDefault="002D1F22"/>
    <w:p w14:paraId="16713C16" w14:textId="77777777" w:rsidR="002D1F22" w:rsidRDefault="008C4B8E">
      <w:pPr>
        <w:pStyle w:val="Heading3"/>
        <w:numPr>
          <w:ilvl w:val="2"/>
          <w:numId w:val="2"/>
        </w:numPr>
      </w:pPr>
      <w:bookmarkStart w:id="46" w:name="__RefHeading___Toc2559_3736658812"/>
      <w:bookmarkStart w:id="47" w:name="_Toc32232205"/>
      <w:bookmarkEnd w:id="46"/>
      <w:r>
        <w:t>4.1.4 GPIO/JTAG Development Adapter (AVS-0019-001)</w:t>
      </w:r>
      <w:bookmarkEnd w:id="47"/>
    </w:p>
    <w:p w14:paraId="111AD609" w14:textId="77777777" w:rsidR="002D1F22" w:rsidRDefault="008C4B8E">
      <w:r>
        <w:t>Avid Systems has developed an optional development adapter, the AVS-0019-001 that provides access to the interfaces within the GPIO/JTAG connector for development on the AVS-4000.  In addition to this adapter, Avid Systems can provide other rugged connector and cable options.</w:t>
      </w:r>
    </w:p>
    <w:p w14:paraId="4D91DA08" w14:textId="77777777" w:rsidR="002D1F22" w:rsidRDefault="002D1F22">
      <w:pPr>
        <w:pStyle w:val="BodyText"/>
      </w:pPr>
    </w:p>
    <w:p w14:paraId="6F6638AC" w14:textId="77777777" w:rsidR="002D1F22" w:rsidRDefault="008C4B8E">
      <w:pPr>
        <w:pStyle w:val="BodyText"/>
        <w:keepNext/>
        <w:jc w:val="center"/>
      </w:pPr>
      <w:r>
        <w:rPr>
          <w:noProof/>
        </w:rPr>
        <w:lastRenderedPageBreak/>
        <w:drawing>
          <wp:inline distT="0" distB="0" distL="0" distR="0" wp14:anchorId="4FEA5537" wp14:editId="6BD402C8">
            <wp:extent cx="2019300" cy="2322830"/>
            <wp:effectExtent l="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pic:cNvPicPr>
                      <a:picLocks noChangeAspect="1" noChangeArrowheads="1"/>
                    </pic:cNvPicPr>
                  </pic:nvPicPr>
                  <pic:blipFill>
                    <a:blip r:embed="rId17"/>
                    <a:stretch>
                      <a:fillRect/>
                    </a:stretch>
                  </pic:blipFill>
                  <pic:spPr bwMode="auto">
                    <a:xfrm>
                      <a:off x="0" y="0"/>
                      <a:ext cx="2019300" cy="2322830"/>
                    </a:xfrm>
                    <a:prstGeom prst="rect">
                      <a:avLst/>
                    </a:prstGeom>
                  </pic:spPr>
                </pic:pic>
              </a:graphicData>
            </a:graphic>
          </wp:inline>
        </w:drawing>
      </w:r>
    </w:p>
    <w:p w14:paraId="3F992189" w14:textId="77777777" w:rsidR="002D1F22" w:rsidRDefault="008C4B8E">
      <w:pPr>
        <w:pStyle w:val="Caption"/>
        <w:jc w:val="center"/>
      </w:pPr>
      <w:r>
        <w:t xml:space="preserve">Figure </w:t>
      </w:r>
      <w:r>
        <w:fldChar w:fldCharType="begin"/>
      </w:r>
      <w:r>
        <w:instrText>SEQ Figure \* ARABIC</w:instrText>
      </w:r>
      <w:r>
        <w:fldChar w:fldCharType="separate"/>
      </w:r>
      <w:r>
        <w:t>8</w:t>
      </w:r>
      <w:r>
        <w:fldChar w:fldCharType="end"/>
      </w:r>
      <w:r>
        <w:t xml:space="preserve">: AVS-0019 JTAG/GPIO Adapter Connected to </w:t>
      </w:r>
      <w:proofErr w:type="gramStart"/>
      <w:r>
        <w:t>a</w:t>
      </w:r>
      <w:proofErr w:type="gramEnd"/>
      <w:r>
        <w:t xml:space="preserve"> AVS-4000</w:t>
      </w:r>
    </w:p>
    <w:p w14:paraId="70A852C4" w14:textId="77777777" w:rsidR="002D1F22" w:rsidRDefault="002D1F22"/>
    <w:p w14:paraId="047C2CC8" w14:textId="619C3B4E" w:rsidR="002D1F22" w:rsidRDefault="008C4B8E">
      <w:r>
        <w:t>The tables below provide the pinout for each connector on the AVS-0019 adapter board.  J1 on the adapter board mates with J6 of the AVS-4000.  Connector J2 on the adapter provides a standard Xilinx JTAG connector in the standard pinout, Molex 878321420.  Connector J3 on the adapter provides a J-link JTAG and debug interface to the Cypress FX3</w:t>
      </w:r>
      <w:ins w:id="48" w:author="William Craig" w:date="2020-06-04T08:20:00Z">
        <w:r w:rsidR="00B61944">
          <w:t xml:space="preserve"> USB Controller</w:t>
        </w:r>
      </w:ins>
      <w:r>
        <w:t xml:space="preserve"> </w:t>
      </w:r>
      <w:ins w:id="49" w:author="William Craig" w:date="2020-06-04T08:20:00Z">
        <w:r w:rsidR="00B61944">
          <w:t>on</w:t>
        </w:r>
      </w:ins>
      <w:del w:id="50" w:author="William Craig" w:date="2020-06-04T08:20:00Z">
        <w:r w:rsidDel="00B61944">
          <w:delText>on</w:delText>
        </w:r>
      </w:del>
      <w:r>
        <w:t xml:space="preserve"> the AVS-4000.  This interface is not expected to be required by Users and</w:t>
      </w:r>
      <w:ins w:id="51" w:author="William Craig" w:date="2020-06-04T08:20:00Z">
        <w:r w:rsidR="00B61944">
          <w:t xml:space="preserve"> is</w:t>
        </w:r>
      </w:ins>
      <w:r>
        <w:t xml:space="preserve"> for factory use only.  Connector J4 provide</w:t>
      </w:r>
      <w:ins w:id="52" w:author="William Craig" w:date="2020-06-04T08:21:00Z">
        <w:r w:rsidR="00B61944">
          <w:t>s</w:t>
        </w:r>
      </w:ins>
      <w:r>
        <w:t xml:space="preserve"> access to the GPIO of the AVS-4000.  The +3.3V pin on J4 is capable of sourcing up to 150mA of current from the AVS-4000.</w:t>
      </w:r>
    </w:p>
    <w:p w14:paraId="2ACEA6A3" w14:textId="77777777" w:rsidR="002D1F22" w:rsidRDefault="002D1F22"/>
    <w:tbl>
      <w:tblPr>
        <w:tblStyle w:val="TableGrid"/>
        <w:tblW w:w="9962" w:type="dxa"/>
        <w:tblLook w:val="04A0" w:firstRow="1" w:lastRow="0" w:firstColumn="1" w:lastColumn="0" w:noHBand="0" w:noVBand="1"/>
      </w:tblPr>
      <w:tblGrid>
        <w:gridCol w:w="620"/>
        <w:gridCol w:w="1444"/>
        <w:gridCol w:w="1163"/>
        <w:gridCol w:w="726"/>
        <w:gridCol w:w="6009"/>
      </w:tblGrid>
      <w:tr w:rsidR="002D1F22" w14:paraId="021563C3" w14:textId="77777777">
        <w:tc>
          <w:tcPr>
            <w:tcW w:w="9962" w:type="dxa"/>
            <w:gridSpan w:val="5"/>
            <w:shd w:val="clear" w:color="auto" w:fill="B4C6E7" w:themeFill="accent1" w:themeFillTint="66"/>
          </w:tcPr>
          <w:p w14:paraId="54DB749C" w14:textId="77777777" w:rsidR="002D1F22" w:rsidRDefault="008C4B8E">
            <w:pPr>
              <w:jc w:val="center"/>
              <w:rPr>
                <w:sz w:val="20"/>
                <w:szCs w:val="20"/>
              </w:rPr>
            </w:pPr>
            <w:r>
              <w:rPr>
                <w:sz w:val="20"/>
                <w:szCs w:val="20"/>
              </w:rPr>
              <w:t>AVS-0019 Xilinx JTAG Connector (J2) Pinout</w:t>
            </w:r>
          </w:p>
        </w:tc>
      </w:tr>
      <w:tr w:rsidR="002D1F22" w14:paraId="4B75FB42" w14:textId="77777777">
        <w:tc>
          <w:tcPr>
            <w:tcW w:w="620" w:type="dxa"/>
            <w:shd w:val="clear" w:color="auto" w:fill="auto"/>
          </w:tcPr>
          <w:p w14:paraId="09A0D036" w14:textId="77777777" w:rsidR="002D1F22" w:rsidRDefault="008C4B8E">
            <w:pPr>
              <w:rPr>
                <w:b/>
                <w:bCs/>
                <w:sz w:val="16"/>
                <w:szCs w:val="16"/>
              </w:rPr>
            </w:pPr>
            <w:r>
              <w:rPr>
                <w:b/>
                <w:bCs/>
                <w:sz w:val="16"/>
                <w:szCs w:val="16"/>
              </w:rPr>
              <w:t>Pin</w:t>
            </w:r>
          </w:p>
        </w:tc>
        <w:tc>
          <w:tcPr>
            <w:tcW w:w="1444" w:type="dxa"/>
            <w:shd w:val="clear" w:color="auto" w:fill="auto"/>
          </w:tcPr>
          <w:p w14:paraId="79606D13" w14:textId="77777777" w:rsidR="002D1F22" w:rsidRDefault="008C4B8E">
            <w:pPr>
              <w:rPr>
                <w:b/>
                <w:bCs/>
                <w:sz w:val="16"/>
                <w:szCs w:val="16"/>
              </w:rPr>
            </w:pPr>
            <w:r>
              <w:rPr>
                <w:b/>
                <w:bCs/>
                <w:sz w:val="16"/>
                <w:szCs w:val="16"/>
              </w:rPr>
              <w:t>Signal Name</w:t>
            </w:r>
          </w:p>
        </w:tc>
        <w:tc>
          <w:tcPr>
            <w:tcW w:w="1163" w:type="dxa"/>
            <w:shd w:val="clear" w:color="auto" w:fill="auto"/>
          </w:tcPr>
          <w:p w14:paraId="0345715A" w14:textId="77777777" w:rsidR="002D1F22" w:rsidRDefault="008C4B8E">
            <w:pPr>
              <w:rPr>
                <w:b/>
                <w:bCs/>
                <w:sz w:val="16"/>
                <w:szCs w:val="16"/>
              </w:rPr>
            </w:pPr>
            <w:r>
              <w:rPr>
                <w:b/>
                <w:bCs/>
                <w:sz w:val="16"/>
                <w:szCs w:val="16"/>
              </w:rPr>
              <w:t>DIR/ PWR</w:t>
            </w:r>
          </w:p>
        </w:tc>
        <w:tc>
          <w:tcPr>
            <w:tcW w:w="726" w:type="dxa"/>
            <w:shd w:val="clear" w:color="auto" w:fill="auto"/>
          </w:tcPr>
          <w:p w14:paraId="1A1A2CD7" w14:textId="77777777" w:rsidR="002D1F22" w:rsidRDefault="008C4B8E">
            <w:pPr>
              <w:rPr>
                <w:b/>
                <w:bCs/>
                <w:sz w:val="16"/>
                <w:szCs w:val="16"/>
              </w:rPr>
            </w:pPr>
            <w:r>
              <w:rPr>
                <w:b/>
                <w:bCs/>
                <w:sz w:val="16"/>
                <w:szCs w:val="16"/>
              </w:rPr>
              <w:t xml:space="preserve">Voltage </w:t>
            </w:r>
          </w:p>
        </w:tc>
        <w:tc>
          <w:tcPr>
            <w:tcW w:w="6009" w:type="dxa"/>
            <w:shd w:val="clear" w:color="auto" w:fill="auto"/>
          </w:tcPr>
          <w:p w14:paraId="7936EED9" w14:textId="77777777" w:rsidR="002D1F22" w:rsidRDefault="008C4B8E">
            <w:pPr>
              <w:rPr>
                <w:b/>
                <w:bCs/>
                <w:sz w:val="16"/>
                <w:szCs w:val="16"/>
              </w:rPr>
            </w:pPr>
            <w:r>
              <w:rPr>
                <w:b/>
                <w:bCs/>
                <w:sz w:val="16"/>
                <w:szCs w:val="16"/>
              </w:rPr>
              <w:t>Definition</w:t>
            </w:r>
          </w:p>
        </w:tc>
      </w:tr>
      <w:tr w:rsidR="002D1F22" w14:paraId="6E4E0C4A" w14:textId="77777777">
        <w:tc>
          <w:tcPr>
            <w:tcW w:w="620" w:type="dxa"/>
            <w:shd w:val="clear" w:color="auto" w:fill="auto"/>
          </w:tcPr>
          <w:p w14:paraId="0834F9B5" w14:textId="77777777" w:rsidR="002D1F22" w:rsidRDefault="008C4B8E">
            <w:pPr>
              <w:rPr>
                <w:sz w:val="16"/>
                <w:szCs w:val="16"/>
              </w:rPr>
            </w:pPr>
            <w:r>
              <w:rPr>
                <w:sz w:val="16"/>
                <w:szCs w:val="16"/>
              </w:rPr>
              <w:t>1</w:t>
            </w:r>
          </w:p>
        </w:tc>
        <w:tc>
          <w:tcPr>
            <w:tcW w:w="1444" w:type="dxa"/>
            <w:shd w:val="clear" w:color="auto" w:fill="auto"/>
          </w:tcPr>
          <w:p w14:paraId="735C495A" w14:textId="77777777" w:rsidR="002D1F22" w:rsidRDefault="008C4B8E">
            <w:pPr>
              <w:rPr>
                <w:sz w:val="16"/>
                <w:szCs w:val="16"/>
              </w:rPr>
            </w:pPr>
            <w:r>
              <w:rPr>
                <w:sz w:val="16"/>
                <w:szCs w:val="16"/>
              </w:rPr>
              <w:t>GND</w:t>
            </w:r>
          </w:p>
        </w:tc>
        <w:tc>
          <w:tcPr>
            <w:tcW w:w="1163" w:type="dxa"/>
            <w:shd w:val="clear" w:color="auto" w:fill="auto"/>
          </w:tcPr>
          <w:p w14:paraId="3676EF2B" w14:textId="77777777" w:rsidR="002D1F22" w:rsidRDefault="008C4B8E">
            <w:pPr>
              <w:rPr>
                <w:sz w:val="16"/>
                <w:szCs w:val="16"/>
              </w:rPr>
            </w:pPr>
            <w:r>
              <w:rPr>
                <w:sz w:val="16"/>
                <w:szCs w:val="16"/>
              </w:rPr>
              <w:t>PWR</w:t>
            </w:r>
          </w:p>
        </w:tc>
        <w:tc>
          <w:tcPr>
            <w:tcW w:w="726" w:type="dxa"/>
            <w:shd w:val="clear" w:color="auto" w:fill="auto"/>
          </w:tcPr>
          <w:p w14:paraId="0BC206A3" w14:textId="77777777" w:rsidR="002D1F22" w:rsidRDefault="008C4B8E">
            <w:pPr>
              <w:rPr>
                <w:sz w:val="16"/>
                <w:szCs w:val="16"/>
              </w:rPr>
            </w:pPr>
            <w:r>
              <w:rPr>
                <w:sz w:val="16"/>
                <w:szCs w:val="16"/>
              </w:rPr>
              <w:t>0V</w:t>
            </w:r>
          </w:p>
        </w:tc>
        <w:tc>
          <w:tcPr>
            <w:tcW w:w="6009" w:type="dxa"/>
            <w:shd w:val="clear" w:color="auto" w:fill="auto"/>
          </w:tcPr>
          <w:p w14:paraId="2D854FAB" w14:textId="77777777" w:rsidR="002D1F22" w:rsidRDefault="008C4B8E">
            <w:pPr>
              <w:rPr>
                <w:sz w:val="16"/>
                <w:szCs w:val="16"/>
              </w:rPr>
            </w:pPr>
            <w:r>
              <w:rPr>
                <w:sz w:val="16"/>
                <w:szCs w:val="16"/>
              </w:rPr>
              <w:t>Ground</w:t>
            </w:r>
          </w:p>
        </w:tc>
      </w:tr>
      <w:tr w:rsidR="002D1F22" w14:paraId="47B5B7AA" w14:textId="77777777">
        <w:tc>
          <w:tcPr>
            <w:tcW w:w="620" w:type="dxa"/>
            <w:shd w:val="clear" w:color="auto" w:fill="auto"/>
          </w:tcPr>
          <w:p w14:paraId="433A636D" w14:textId="77777777" w:rsidR="002D1F22" w:rsidRDefault="008C4B8E">
            <w:pPr>
              <w:rPr>
                <w:sz w:val="16"/>
                <w:szCs w:val="16"/>
              </w:rPr>
            </w:pPr>
            <w:r>
              <w:rPr>
                <w:sz w:val="16"/>
                <w:szCs w:val="16"/>
              </w:rPr>
              <w:t>2</w:t>
            </w:r>
          </w:p>
        </w:tc>
        <w:tc>
          <w:tcPr>
            <w:tcW w:w="1444" w:type="dxa"/>
            <w:shd w:val="clear" w:color="auto" w:fill="auto"/>
          </w:tcPr>
          <w:p w14:paraId="32051FD8" w14:textId="77777777" w:rsidR="002D1F22" w:rsidRDefault="008C4B8E">
            <w:pPr>
              <w:rPr>
                <w:sz w:val="16"/>
                <w:szCs w:val="16"/>
              </w:rPr>
            </w:pPr>
            <w:r>
              <w:rPr>
                <w:sz w:val="16"/>
                <w:szCs w:val="16"/>
              </w:rPr>
              <w:t>+2p5V_USB</w:t>
            </w:r>
          </w:p>
        </w:tc>
        <w:tc>
          <w:tcPr>
            <w:tcW w:w="1163" w:type="dxa"/>
            <w:shd w:val="clear" w:color="auto" w:fill="auto"/>
          </w:tcPr>
          <w:p w14:paraId="09A373BE" w14:textId="77777777" w:rsidR="002D1F22" w:rsidRDefault="008C4B8E">
            <w:pPr>
              <w:rPr>
                <w:sz w:val="16"/>
                <w:szCs w:val="16"/>
              </w:rPr>
            </w:pPr>
            <w:r>
              <w:rPr>
                <w:sz w:val="16"/>
                <w:szCs w:val="16"/>
              </w:rPr>
              <w:t>PWR</w:t>
            </w:r>
          </w:p>
        </w:tc>
        <w:tc>
          <w:tcPr>
            <w:tcW w:w="726" w:type="dxa"/>
            <w:shd w:val="clear" w:color="auto" w:fill="auto"/>
          </w:tcPr>
          <w:p w14:paraId="5E9C046E" w14:textId="77777777" w:rsidR="002D1F22" w:rsidRDefault="008C4B8E">
            <w:pPr>
              <w:rPr>
                <w:sz w:val="16"/>
                <w:szCs w:val="16"/>
              </w:rPr>
            </w:pPr>
            <w:r>
              <w:rPr>
                <w:sz w:val="16"/>
                <w:szCs w:val="16"/>
              </w:rPr>
              <w:t>+2.5V</w:t>
            </w:r>
          </w:p>
        </w:tc>
        <w:tc>
          <w:tcPr>
            <w:tcW w:w="6009" w:type="dxa"/>
            <w:shd w:val="clear" w:color="auto" w:fill="auto"/>
          </w:tcPr>
          <w:p w14:paraId="2262E9F2" w14:textId="77777777" w:rsidR="002D1F22" w:rsidRDefault="008C4B8E">
            <w:pPr>
              <w:rPr>
                <w:sz w:val="16"/>
                <w:szCs w:val="16"/>
              </w:rPr>
            </w:pPr>
            <w:r>
              <w:rPr>
                <w:sz w:val="16"/>
                <w:szCs w:val="16"/>
              </w:rPr>
              <w:t>+2.5V Voltage Reference for Xilinx JTAG Cable.</w:t>
            </w:r>
          </w:p>
        </w:tc>
      </w:tr>
      <w:tr w:rsidR="002D1F22" w14:paraId="2D15C63C" w14:textId="77777777">
        <w:tc>
          <w:tcPr>
            <w:tcW w:w="620" w:type="dxa"/>
            <w:shd w:val="clear" w:color="auto" w:fill="auto"/>
          </w:tcPr>
          <w:p w14:paraId="2153CAED" w14:textId="77777777" w:rsidR="002D1F22" w:rsidRDefault="008C4B8E">
            <w:pPr>
              <w:rPr>
                <w:sz w:val="16"/>
                <w:szCs w:val="16"/>
              </w:rPr>
            </w:pPr>
            <w:r>
              <w:rPr>
                <w:sz w:val="16"/>
                <w:szCs w:val="16"/>
              </w:rPr>
              <w:t>3</w:t>
            </w:r>
          </w:p>
        </w:tc>
        <w:tc>
          <w:tcPr>
            <w:tcW w:w="1444" w:type="dxa"/>
            <w:shd w:val="clear" w:color="auto" w:fill="auto"/>
          </w:tcPr>
          <w:p w14:paraId="269CBB98" w14:textId="77777777" w:rsidR="002D1F22" w:rsidRDefault="008C4B8E">
            <w:pPr>
              <w:rPr>
                <w:sz w:val="16"/>
                <w:szCs w:val="16"/>
              </w:rPr>
            </w:pPr>
            <w:r>
              <w:rPr>
                <w:sz w:val="16"/>
                <w:szCs w:val="16"/>
              </w:rPr>
              <w:t>GND</w:t>
            </w:r>
          </w:p>
        </w:tc>
        <w:tc>
          <w:tcPr>
            <w:tcW w:w="1163" w:type="dxa"/>
            <w:shd w:val="clear" w:color="auto" w:fill="auto"/>
          </w:tcPr>
          <w:p w14:paraId="65D5735C" w14:textId="77777777" w:rsidR="002D1F22" w:rsidRDefault="008C4B8E">
            <w:pPr>
              <w:rPr>
                <w:sz w:val="16"/>
                <w:szCs w:val="16"/>
              </w:rPr>
            </w:pPr>
            <w:r>
              <w:rPr>
                <w:sz w:val="16"/>
                <w:szCs w:val="16"/>
              </w:rPr>
              <w:t>PWR</w:t>
            </w:r>
          </w:p>
        </w:tc>
        <w:tc>
          <w:tcPr>
            <w:tcW w:w="726" w:type="dxa"/>
            <w:shd w:val="clear" w:color="auto" w:fill="auto"/>
          </w:tcPr>
          <w:p w14:paraId="48B772A7" w14:textId="77777777" w:rsidR="002D1F22" w:rsidRDefault="008C4B8E">
            <w:pPr>
              <w:rPr>
                <w:sz w:val="16"/>
                <w:szCs w:val="16"/>
              </w:rPr>
            </w:pPr>
            <w:r>
              <w:rPr>
                <w:sz w:val="16"/>
                <w:szCs w:val="16"/>
              </w:rPr>
              <w:t>0V</w:t>
            </w:r>
          </w:p>
        </w:tc>
        <w:tc>
          <w:tcPr>
            <w:tcW w:w="6009" w:type="dxa"/>
            <w:shd w:val="clear" w:color="auto" w:fill="auto"/>
          </w:tcPr>
          <w:p w14:paraId="40B64F87" w14:textId="77777777" w:rsidR="002D1F22" w:rsidRDefault="008C4B8E">
            <w:pPr>
              <w:rPr>
                <w:sz w:val="16"/>
                <w:szCs w:val="16"/>
              </w:rPr>
            </w:pPr>
            <w:r>
              <w:rPr>
                <w:sz w:val="16"/>
                <w:szCs w:val="16"/>
              </w:rPr>
              <w:t>Ground</w:t>
            </w:r>
          </w:p>
        </w:tc>
      </w:tr>
      <w:tr w:rsidR="002D1F22" w14:paraId="21FCA9EC" w14:textId="77777777">
        <w:tc>
          <w:tcPr>
            <w:tcW w:w="620" w:type="dxa"/>
            <w:shd w:val="clear" w:color="auto" w:fill="auto"/>
          </w:tcPr>
          <w:p w14:paraId="3762BD9F" w14:textId="77777777" w:rsidR="002D1F22" w:rsidRDefault="008C4B8E">
            <w:pPr>
              <w:rPr>
                <w:sz w:val="16"/>
                <w:szCs w:val="16"/>
              </w:rPr>
            </w:pPr>
            <w:r>
              <w:rPr>
                <w:sz w:val="16"/>
                <w:szCs w:val="16"/>
              </w:rPr>
              <w:t>4</w:t>
            </w:r>
          </w:p>
        </w:tc>
        <w:tc>
          <w:tcPr>
            <w:tcW w:w="1444" w:type="dxa"/>
            <w:shd w:val="clear" w:color="auto" w:fill="auto"/>
          </w:tcPr>
          <w:p w14:paraId="62113DB9" w14:textId="77777777" w:rsidR="002D1F22" w:rsidRDefault="008C4B8E">
            <w:pPr>
              <w:rPr>
                <w:sz w:val="16"/>
                <w:szCs w:val="16"/>
              </w:rPr>
            </w:pPr>
            <w:r>
              <w:rPr>
                <w:sz w:val="16"/>
                <w:szCs w:val="16"/>
              </w:rPr>
              <w:t>FPGA_TMS</w:t>
            </w:r>
          </w:p>
        </w:tc>
        <w:tc>
          <w:tcPr>
            <w:tcW w:w="1163" w:type="dxa"/>
            <w:shd w:val="clear" w:color="auto" w:fill="auto"/>
          </w:tcPr>
          <w:p w14:paraId="4A79CE8E" w14:textId="77777777" w:rsidR="002D1F22" w:rsidRDefault="008C4B8E">
            <w:pPr>
              <w:rPr>
                <w:sz w:val="16"/>
                <w:szCs w:val="16"/>
              </w:rPr>
            </w:pPr>
            <w:r>
              <w:rPr>
                <w:sz w:val="16"/>
                <w:szCs w:val="16"/>
              </w:rPr>
              <w:t>I</w:t>
            </w:r>
          </w:p>
        </w:tc>
        <w:tc>
          <w:tcPr>
            <w:tcW w:w="726" w:type="dxa"/>
            <w:shd w:val="clear" w:color="auto" w:fill="auto"/>
          </w:tcPr>
          <w:p w14:paraId="3DF5EA17" w14:textId="77777777" w:rsidR="002D1F22" w:rsidRDefault="008C4B8E">
            <w:pPr>
              <w:rPr>
                <w:sz w:val="16"/>
                <w:szCs w:val="16"/>
              </w:rPr>
            </w:pPr>
            <w:r>
              <w:rPr>
                <w:sz w:val="16"/>
                <w:szCs w:val="16"/>
              </w:rPr>
              <w:t>+2.5V</w:t>
            </w:r>
          </w:p>
        </w:tc>
        <w:tc>
          <w:tcPr>
            <w:tcW w:w="6009" w:type="dxa"/>
            <w:shd w:val="clear" w:color="auto" w:fill="auto"/>
          </w:tcPr>
          <w:p w14:paraId="1E22394B" w14:textId="77777777" w:rsidR="002D1F22" w:rsidRDefault="008C4B8E">
            <w:pPr>
              <w:rPr>
                <w:sz w:val="16"/>
                <w:szCs w:val="16"/>
              </w:rPr>
            </w:pPr>
            <w:r>
              <w:rPr>
                <w:sz w:val="16"/>
                <w:szCs w:val="16"/>
              </w:rPr>
              <w:t>JTAG TMS Input</w:t>
            </w:r>
          </w:p>
        </w:tc>
      </w:tr>
      <w:tr w:rsidR="002D1F22" w14:paraId="275F4A0F" w14:textId="77777777">
        <w:tc>
          <w:tcPr>
            <w:tcW w:w="620" w:type="dxa"/>
            <w:shd w:val="clear" w:color="auto" w:fill="auto"/>
          </w:tcPr>
          <w:p w14:paraId="750F74A2" w14:textId="77777777" w:rsidR="002D1F22" w:rsidRDefault="008C4B8E">
            <w:pPr>
              <w:rPr>
                <w:sz w:val="16"/>
                <w:szCs w:val="16"/>
              </w:rPr>
            </w:pPr>
            <w:r>
              <w:rPr>
                <w:sz w:val="16"/>
                <w:szCs w:val="16"/>
              </w:rPr>
              <w:t>5</w:t>
            </w:r>
          </w:p>
        </w:tc>
        <w:tc>
          <w:tcPr>
            <w:tcW w:w="1444" w:type="dxa"/>
            <w:shd w:val="clear" w:color="auto" w:fill="auto"/>
          </w:tcPr>
          <w:p w14:paraId="6CFA6A01" w14:textId="77777777" w:rsidR="002D1F22" w:rsidRDefault="008C4B8E">
            <w:pPr>
              <w:rPr>
                <w:sz w:val="16"/>
                <w:szCs w:val="16"/>
              </w:rPr>
            </w:pPr>
            <w:r>
              <w:rPr>
                <w:sz w:val="16"/>
                <w:szCs w:val="16"/>
              </w:rPr>
              <w:t>GND</w:t>
            </w:r>
          </w:p>
        </w:tc>
        <w:tc>
          <w:tcPr>
            <w:tcW w:w="1163" w:type="dxa"/>
            <w:shd w:val="clear" w:color="auto" w:fill="auto"/>
          </w:tcPr>
          <w:p w14:paraId="5DC18BA4" w14:textId="77777777" w:rsidR="002D1F22" w:rsidRDefault="008C4B8E">
            <w:pPr>
              <w:rPr>
                <w:sz w:val="16"/>
                <w:szCs w:val="16"/>
              </w:rPr>
            </w:pPr>
            <w:r>
              <w:rPr>
                <w:sz w:val="16"/>
                <w:szCs w:val="16"/>
              </w:rPr>
              <w:t>PWR</w:t>
            </w:r>
          </w:p>
        </w:tc>
        <w:tc>
          <w:tcPr>
            <w:tcW w:w="726" w:type="dxa"/>
            <w:shd w:val="clear" w:color="auto" w:fill="auto"/>
          </w:tcPr>
          <w:p w14:paraId="65170657" w14:textId="77777777" w:rsidR="002D1F22" w:rsidRDefault="008C4B8E">
            <w:pPr>
              <w:rPr>
                <w:sz w:val="16"/>
                <w:szCs w:val="16"/>
              </w:rPr>
            </w:pPr>
            <w:r>
              <w:rPr>
                <w:sz w:val="16"/>
                <w:szCs w:val="16"/>
              </w:rPr>
              <w:t>0V</w:t>
            </w:r>
          </w:p>
        </w:tc>
        <w:tc>
          <w:tcPr>
            <w:tcW w:w="6009" w:type="dxa"/>
            <w:shd w:val="clear" w:color="auto" w:fill="auto"/>
          </w:tcPr>
          <w:p w14:paraId="3F5B29CC" w14:textId="77777777" w:rsidR="002D1F22" w:rsidRDefault="008C4B8E">
            <w:pPr>
              <w:rPr>
                <w:sz w:val="16"/>
                <w:szCs w:val="16"/>
              </w:rPr>
            </w:pPr>
            <w:r>
              <w:rPr>
                <w:sz w:val="16"/>
                <w:szCs w:val="16"/>
              </w:rPr>
              <w:t>Ground</w:t>
            </w:r>
          </w:p>
        </w:tc>
      </w:tr>
      <w:tr w:rsidR="002D1F22" w14:paraId="6CB431A2" w14:textId="77777777">
        <w:tc>
          <w:tcPr>
            <w:tcW w:w="620" w:type="dxa"/>
            <w:shd w:val="clear" w:color="auto" w:fill="auto"/>
          </w:tcPr>
          <w:p w14:paraId="0DA8D7DA" w14:textId="77777777" w:rsidR="002D1F22" w:rsidRDefault="008C4B8E">
            <w:pPr>
              <w:rPr>
                <w:sz w:val="16"/>
                <w:szCs w:val="16"/>
              </w:rPr>
            </w:pPr>
            <w:r>
              <w:rPr>
                <w:sz w:val="16"/>
                <w:szCs w:val="16"/>
              </w:rPr>
              <w:t>6</w:t>
            </w:r>
          </w:p>
        </w:tc>
        <w:tc>
          <w:tcPr>
            <w:tcW w:w="1444" w:type="dxa"/>
            <w:shd w:val="clear" w:color="auto" w:fill="auto"/>
          </w:tcPr>
          <w:p w14:paraId="216D74BA" w14:textId="77777777" w:rsidR="002D1F22" w:rsidRDefault="008C4B8E">
            <w:pPr>
              <w:rPr>
                <w:sz w:val="16"/>
                <w:szCs w:val="16"/>
              </w:rPr>
            </w:pPr>
            <w:r>
              <w:rPr>
                <w:sz w:val="16"/>
                <w:szCs w:val="16"/>
              </w:rPr>
              <w:t>FPGA_TCK</w:t>
            </w:r>
          </w:p>
        </w:tc>
        <w:tc>
          <w:tcPr>
            <w:tcW w:w="1163" w:type="dxa"/>
            <w:shd w:val="clear" w:color="auto" w:fill="auto"/>
          </w:tcPr>
          <w:p w14:paraId="7F23D5B0" w14:textId="77777777" w:rsidR="002D1F22" w:rsidRDefault="008C4B8E">
            <w:pPr>
              <w:rPr>
                <w:sz w:val="16"/>
                <w:szCs w:val="16"/>
              </w:rPr>
            </w:pPr>
            <w:r>
              <w:rPr>
                <w:sz w:val="16"/>
                <w:szCs w:val="16"/>
              </w:rPr>
              <w:t>I</w:t>
            </w:r>
          </w:p>
        </w:tc>
        <w:tc>
          <w:tcPr>
            <w:tcW w:w="726" w:type="dxa"/>
            <w:shd w:val="clear" w:color="auto" w:fill="auto"/>
          </w:tcPr>
          <w:p w14:paraId="1CC9C424" w14:textId="77777777" w:rsidR="002D1F22" w:rsidRDefault="008C4B8E">
            <w:pPr>
              <w:rPr>
                <w:sz w:val="16"/>
                <w:szCs w:val="16"/>
              </w:rPr>
            </w:pPr>
            <w:r>
              <w:rPr>
                <w:sz w:val="16"/>
                <w:szCs w:val="16"/>
              </w:rPr>
              <w:t>+2.5V</w:t>
            </w:r>
          </w:p>
        </w:tc>
        <w:tc>
          <w:tcPr>
            <w:tcW w:w="6009" w:type="dxa"/>
            <w:shd w:val="clear" w:color="auto" w:fill="auto"/>
          </w:tcPr>
          <w:p w14:paraId="03764EA8" w14:textId="77777777" w:rsidR="002D1F22" w:rsidRDefault="008C4B8E">
            <w:pPr>
              <w:rPr>
                <w:sz w:val="16"/>
                <w:szCs w:val="16"/>
              </w:rPr>
            </w:pPr>
            <w:r>
              <w:rPr>
                <w:sz w:val="16"/>
                <w:szCs w:val="16"/>
              </w:rPr>
              <w:t>JTAG TCK Input</w:t>
            </w:r>
          </w:p>
        </w:tc>
      </w:tr>
      <w:tr w:rsidR="002D1F22" w14:paraId="659EE824" w14:textId="77777777">
        <w:tc>
          <w:tcPr>
            <w:tcW w:w="620" w:type="dxa"/>
            <w:shd w:val="clear" w:color="auto" w:fill="auto"/>
          </w:tcPr>
          <w:p w14:paraId="57E1134E" w14:textId="77777777" w:rsidR="002D1F22" w:rsidRDefault="008C4B8E">
            <w:pPr>
              <w:rPr>
                <w:sz w:val="16"/>
                <w:szCs w:val="16"/>
              </w:rPr>
            </w:pPr>
            <w:r>
              <w:rPr>
                <w:sz w:val="16"/>
                <w:szCs w:val="16"/>
              </w:rPr>
              <w:t>7</w:t>
            </w:r>
          </w:p>
        </w:tc>
        <w:tc>
          <w:tcPr>
            <w:tcW w:w="1444" w:type="dxa"/>
            <w:shd w:val="clear" w:color="auto" w:fill="auto"/>
          </w:tcPr>
          <w:p w14:paraId="70AE7020" w14:textId="77777777" w:rsidR="002D1F22" w:rsidRDefault="008C4B8E">
            <w:pPr>
              <w:rPr>
                <w:sz w:val="16"/>
                <w:szCs w:val="16"/>
              </w:rPr>
            </w:pPr>
            <w:r>
              <w:rPr>
                <w:sz w:val="16"/>
                <w:szCs w:val="16"/>
              </w:rPr>
              <w:t>GND</w:t>
            </w:r>
          </w:p>
        </w:tc>
        <w:tc>
          <w:tcPr>
            <w:tcW w:w="1163" w:type="dxa"/>
            <w:shd w:val="clear" w:color="auto" w:fill="auto"/>
          </w:tcPr>
          <w:p w14:paraId="6F105ED4" w14:textId="77777777" w:rsidR="002D1F22" w:rsidRDefault="008C4B8E">
            <w:pPr>
              <w:rPr>
                <w:sz w:val="16"/>
                <w:szCs w:val="16"/>
              </w:rPr>
            </w:pPr>
            <w:r>
              <w:rPr>
                <w:sz w:val="16"/>
                <w:szCs w:val="16"/>
              </w:rPr>
              <w:t>PWR</w:t>
            </w:r>
          </w:p>
        </w:tc>
        <w:tc>
          <w:tcPr>
            <w:tcW w:w="726" w:type="dxa"/>
            <w:shd w:val="clear" w:color="auto" w:fill="auto"/>
          </w:tcPr>
          <w:p w14:paraId="6212D7BC" w14:textId="77777777" w:rsidR="002D1F22" w:rsidRDefault="008C4B8E">
            <w:pPr>
              <w:rPr>
                <w:sz w:val="16"/>
                <w:szCs w:val="16"/>
              </w:rPr>
            </w:pPr>
            <w:r>
              <w:rPr>
                <w:sz w:val="16"/>
                <w:szCs w:val="16"/>
              </w:rPr>
              <w:t>0V</w:t>
            </w:r>
          </w:p>
        </w:tc>
        <w:tc>
          <w:tcPr>
            <w:tcW w:w="6009" w:type="dxa"/>
            <w:shd w:val="clear" w:color="auto" w:fill="auto"/>
          </w:tcPr>
          <w:p w14:paraId="07EB36B8" w14:textId="77777777" w:rsidR="002D1F22" w:rsidRDefault="008C4B8E">
            <w:pPr>
              <w:rPr>
                <w:sz w:val="16"/>
                <w:szCs w:val="16"/>
              </w:rPr>
            </w:pPr>
            <w:r>
              <w:rPr>
                <w:sz w:val="16"/>
                <w:szCs w:val="16"/>
              </w:rPr>
              <w:t>Ground</w:t>
            </w:r>
          </w:p>
        </w:tc>
      </w:tr>
      <w:tr w:rsidR="002D1F22" w14:paraId="2D963C22" w14:textId="77777777">
        <w:tc>
          <w:tcPr>
            <w:tcW w:w="620" w:type="dxa"/>
            <w:shd w:val="clear" w:color="auto" w:fill="auto"/>
          </w:tcPr>
          <w:p w14:paraId="1C3C88DE" w14:textId="77777777" w:rsidR="002D1F22" w:rsidRDefault="008C4B8E">
            <w:pPr>
              <w:rPr>
                <w:sz w:val="16"/>
                <w:szCs w:val="16"/>
              </w:rPr>
            </w:pPr>
            <w:r>
              <w:rPr>
                <w:sz w:val="16"/>
                <w:szCs w:val="16"/>
              </w:rPr>
              <w:t>8</w:t>
            </w:r>
          </w:p>
        </w:tc>
        <w:tc>
          <w:tcPr>
            <w:tcW w:w="1444" w:type="dxa"/>
            <w:shd w:val="clear" w:color="auto" w:fill="auto"/>
          </w:tcPr>
          <w:p w14:paraId="595B73AE" w14:textId="77777777" w:rsidR="002D1F22" w:rsidRDefault="008C4B8E">
            <w:pPr>
              <w:rPr>
                <w:sz w:val="16"/>
                <w:szCs w:val="16"/>
              </w:rPr>
            </w:pPr>
            <w:r>
              <w:rPr>
                <w:sz w:val="16"/>
                <w:szCs w:val="16"/>
              </w:rPr>
              <w:t>FPGA_TDO</w:t>
            </w:r>
          </w:p>
        </w:tc>
        <w:tc>
          <w:tcPr>
            <w:tcW w:w="1163" w:type="dxa"/>
            <w:shd w:val="clear" w:color="auto" w:fill="auto"/>
          </w:tcPr>
          <w:p w14:paraId="2471BB8B" w14:textId="77777777" w:rsidR="002D1F22" w:rsidRDefault="008C4B8E">
            <w:pPr>
              <w:rPr>
                <w:sz w:val="16"/>
                <w:szCs w:val="16"/>
              </w:rPr>
            </w:pPr>
            <w:r>
              <w:rPr>
                <w:sz w:val="16"/>
                <w:szCs w:val="16"/>
              </w:rPr>
              <w:t>O</w:t>
            </w:r>
          </w:p>
        </w:tc>
        <w:tc>
          <w:tcPr>
            <w:tcW w:w="726" w:type="dxa"/>
            <w:shd w:val="clear" w:color="auto" w:fill="auto"/>
          </w:tcPr>
          <w:p w14:paraId="3A349B76" w14:textId="77777777" w:rsidR="002D1F22" w:rsidRDefault="008C4B8E">
            <w:pPr>
              <w:rPr>
                <w:sz w:val="16"/>
                <w:szCs w:val="16"/>
              </w:rPr>
            </w:pPr>
            <w:r>
              <w:rPr>
                <w:sz w:val="16"/>
                <w:szCs w:val="16"/>
              </w:rPr>
              <w:t>+2.5V</w:t>
            </w:r>
          </w:p>
        </w:tc>
        <w:tc>
          <w:tcPr>
            <w:tcW w:w="6009" w:type="dxa"/>
            <w:shd w:val="clear" w:color="auto" w:fill="auto"/>
          </w:tcPr>
          <w:p w14:paraId="0F3CE127" w14:textId="77777777" w:rsidR="002D1F22" w:rsidRDefault="008C4B8E">
            <w:pPr>
              <w:rPr>
                <w:sz w:val="16"/>
                <w:szCs w:val="16"/>
              </w:rPr>
            </w:pPr>
            <w:r>
              <w:rPr>
                <w:sz w:val="16"/>
                <w:szCs w:val="16"/>
              </w:rPr>
              <w:t>JTAG TDO Output</w:t>
            </w:r>
          </w:p>
        </w:tc>
      </w:tr>
      <w:tr w:rsidR="002D1F22" w14:paraId="304E76F9" w14:textId="77777777">
        <w:tc>
          <w:tcPr>
            <w:tcW w:w="620" w:type="dxa"/>
            <w:shd w:val="clear" w:color="auto" w:fill="auto"/>
          </w:tcPr>
          <w:p w14:paraId="778DA935" w14:textId="77777777" w:rsidR="002D1F22" w:rsidRDefault="008C4B8E">
            <w:pPr>
              <w:rPr>
                <w:sz w:val="16"/>
                <w:szCs w:val="16"/>
              </w:rPr>
            </w:pPr>
            <w:r>
              <w:rPr>
                <w:sz w:val="16"/>
                <w:szCs w:val="16"/>
              </w:rPr>
              <w:t>9</w:t>
            </w:r>
          </w:p>
        </w:tc>
        <w:tc>
          <w:tcPr>
            <w:tcW w:w="1444" w:type="dxa"/>
            <w:shd w:val="clear" w:color="auto" w:fill="auto"/>
          </w:tcPr>
          <w:p w14:paraId="10A153B0" w14:textId="77777777" w:rsidR="002D1F22" w:rsidRDefault="008C4B8E">
            <w:pPr>
              <w:rPr>
                <w:sz w:val="16"/>
                <w:szCs w:val="16"/>
              </w:rPr>
            </w:pPr>
            <w:r>
              <w:rPr>
                <w:sz w:val="16"/>
                <w:szCs w:val="16"/>
              </w:rPr>
              <w:t>GND</w:t>
            </w:r>
          </w:p>
        </w:tc>
        <w:tc>
          <w:tcPr>
            <w:tcW w:w="1163" w:type="dxa"/>
            <w:shd w:val="clear" w:color="auto" w:fill="auto"/>
          </w:tcPr>
          <w:p w14:paraId="18143D1D" w14:textId="77777777" w:rsidR="002D1F22" w:rsidRDefault="008C4B8E">
            <w:pPr>
              <w:rPr>
                <w:sz w:val="16"/>
                <w:szCs w:val="16"/>
              </w:rPr>
            </w:pPr>
            <w:r>
              <w:rPr>
                <w:sz w:val="16"/>
                <w:szCs w:val="16"/>
              </w:rPr>
              <w:t>PWR</w:t>
            </w:r>
          </w:p>
        </w:tc>
        <w:tc>
          <w:tcPr>
            <w:tcW w:w="726" w:type="dxa"/>
            <w:shd w:val="clear" w:color="auto" w:fill="auto"/>
          </w:tcPr>
          <w:p w14:paraId="5B794186" w14:textId="77777777" w:rsidR="002D1F22" w:rsidRDefault="008C4B8E">
            <w:pPr>
              <w:rPr>
                <w:sz w:val="16"/>
                <w:szCs w:val="16"/>
              </w:rPr>
            </w:pPr>
            <w:r>
              <w:rPr>
                <w:sz w:val="16"/>
                <w:szCs w:val="16"/>
              </w:rPr>
              <w:t>0V</w:t>
            </w:r>
          </w:p>
        </w:tc>
        <w:tc>
          <w:tcPr>
            <w:tcW w:w="6009" w:type="dxa"/>
            <w:shd w:val="clear" w:color="auto" w:fill="auto"/>
          </w:tcPr>
          <w:p w14:paraId="55D3902A" w14:textId="77777777" w:rsidR="002D1F22" w:rsidRDefault="008C4B8E">
            <w:pPr>
              <w:rPr>
                <w:sz w:val="16"/>
                <w:szCs w:val="16"/>
              </w:rPr>
            </w:pPr>
            <w:r>
              <w:rPr>
                <w:sz w:val="16"/>
                <w:szCs w:val="16"/>
              </w:rPr>
              <w:t>Ground</w:t>
            </w:r>
          </w:p>
        </w:tc>
      </w:tr>
      <w:tr w:rsidR="002D1F22" w14:paraId="69A48B8C" w14:textId="77777777">
        <w:tc>
          <w:tcPr>
            <w:tcW w:w="620" w:type="dxa"/>
            <w:shd w:val="clear" w:color="auto" w:fill="auto"/>
          </w:tcPr>
          <w:p w14:paraId="4D36EE85" w14:textId="77777777" w:rsidR="002D1F22" w:rsidRDefault="008C4B8E">
            <w:pPr>
              <w:rPr>
                <w:sz w:val="16"/>
                <w:szCs w:val="16"/>
              </w:rPr>
            </w:pPr>
            <w:r>
              <w:rPr>
                <w:sz w:val="16"/>
                <w:szCs w:val="16"/>
              </w:rPr>
              <w:t>10</w:t>
            </w:r>
          </w:p>
        </w:tc>
        <w:tc>
          <w:tcPr>
            <w:tcW w:w="1444" w:type="dxa"/>
            <w:shd w:val="clear" w:color="auto" w:fill="auto"/>
          </w:tcPr>
          <w:p w14:paraId="4F6949C5" w14:textId="77777777" w:rsidR="002D1F22" w:rsidRDefault="008C4B8E">
            <w:pPr>
              <w:rPr>
                <w:sz w:val="16"/>
                <w:szCs w:val="16"/>
              </w:rPr>
            </w:pPr>
            <w:r>
              <w:rPr>
                <w:sz w:val="16"/>
                <w:szCs w:val="16"/>
              </w:rPr>
              <w:t>FPGA_TDI</w:t>
            </w:r>
          </w:p>
        </w:tc>
        <w:tc>
          <w:tcPr>
            <w:tcW w:w="1163" w:type="dxa"/>
            <w:shd w:val="clear" w:color="auto" w:fill="auto"/>
          </w:tcPr>
          <w:p w14:paraId="153FE229" w14:textId="77777777" w:rsidR="002D1F22" w:rsidRDefault="008C4B8E">
            <w:pPr>
              <w:rPr>
                <w:sz w:val="16"/>
                <w:szCs w:val="16"/>
              </w:rPr>
            </w:pPr>
            <w:r>
              <w:rPr>
                <w:sz w:val="16"/>
                <w:szCs w:val="16"/>
              </w:rPr>
              <w:t>I</w:t>
            </w:r>
          </w:p>
        </w:tc>
        <w:tc>
          <w:tcPr>
            <w:tcW w:w="726" w:type="dxa"/>
            <w:shd w:val="clear" w:color="auto" w:fill="auto"/>
          </w:tcPr>
          <w:p w14:paraId="4ED3FF55" w14:textId="77777777" w:rsidR="002D1F22" w:rsidRDefault="008C4B8E">
            <w:pPr>
              <w:rPr>
                <w:sz w:val="16"/>
                <w:szCs w:val="16"/>
              </w:rPr>
            </w:pPr>
            <w:r>
              <w:rPr>
                <w:sz w:val="16"/>
                <w:szCs w:val="16"/>
              </w:rPr>
              <w:t>+2.5V</w:t>
            </w:r>
          </w:p>
        </w:tc>
        <w:tc>
          <w:tcPr>
            <w:tcW w:w="6009" w:type="dxa"/>
            <w:shd w:val="clear" w:color="auto" w:fill="auto"/>
          </w:tcPr>
          <w:p w14:paraId="35F741D0" w14:textId="77777777" w:rsidR="002D1F22" w:rsidRDefault="008C4B8E">
            <w:pPr>
              <w:rPr>
                <w:sz w:val="16"/>
                <w:szCs w:val="16"/>
              </w:rPr>
            </w:pPr>
            <w:r>
              <w:rPr>
                <w:sz w:val="16"/>
                <w:szCs w:val="16"/>
              </w:rPr>
              <w:t>JTAG TDI Input</w:t>
            </w:r>
          </w:p>
        </w:tc>
      </w:tr>
      <w:tr w:rsidR="002D1F22" w14:paraId="10A4A533" w14:textId="77777777">
        <w:tc>
          <w:tcPr>
            <w:tcW w:w="620" w:type="dxa"/>
            <w:shd w:val="clear" w:color="auto" w:fill="auto"/>
          </w:tcPr>
          <w:p w14:paraId="688A6288" w14:textId="77777777" w:rsidR="002D1F22" w:rsidRDefault="008C4B8E">
            <w:pPr>
              <w:rPr>
                <w:sz w:val="16"/>
                <w:szCs w:val="16"/>
              </w:rPr>
            </w:pPr>
            <w:r>
              <w:rPr>
                <w:sz w:val="16"/>
                <w:szCs w:val="16"/>
              </w:rPr>
              <w:t>11</w:t>
            </w:r>
          </w:p>
        </w:tc>
        <w:tc>
          <w:tcPr>
            <w:tcW w:w="1444" w:type="dxa"/>
            <w:shd w:val="clear" w:color="auto" w:fill="auto"/>
          </w:tcPr>
          <w:p w14:paraId="1FF2F218" w14:textId="77777777" w:rsidR="002D1F22" w:rsidRDefault="008C4B8E">
            <w:pPr>
              <w:rPr>
                <w:sz w:val="16"/>
                <w:szCs w:val="16"/>
              </w:rPr>
            </w:pPr>
            <w:r>
              <w:rPr>
                <w:sz w:val="16"/>
                <w:szCs w:val="16"/>
              </w:rPr>
              <w:t>GND</w:t>
            </w:r>
          </w:p>
        </w:tc>
        <w:tc>
          <w:tcPr>
            <w:tcW w:w="1163" w:type="dxa"/>
            <w:shd w:val="clear" w:color="auto" w:fill="auto"/>
          </w:tcPr>
          <w:p w14:paraId="463E51C5" w14:textId="77777777" w:rsidR="002D1F22" w:rsidRDefault="008C4B8E">
            <w:pPr>
              <w:rPr>
                <w:sz w:val="16"/>
                <w:szCs w:val="16"/>
              </w:rPr>
            </w:pPr>
            <w:r>
              <w:rPr>
                <w:sz w:val="16"/>
                <w:szCs w:val="16"/>
              </w:rPr>
              <w:t>PWR</w:t>
            </w:r>
          </w:p>
        </w:tc>
        <w:tc>
          <w:tcPr>
            <w:tcW w:w="726" w:type="dxa"/>
            <w:shd w:val="clear" w:color="auto" w:fill="auto"/>
          </w:tcPr>
          <w:p w14:paraId="5FD3BE3E" w14:textId="77777777" w:rsidR="002D1F22" w:rsidRDefault="008C4B8E">
            <w:pPr>
              <w:rPr>
                <w:sz w:val="16"/>
                <w:szCs w:val="16"/>
              </w:rPr>
            </w:pPr>
            <w:r>
              <w:rPr>
                <w:sz w:val="16"/>
                <w:szCs w:val="16"/>
              </w:rPr>
              <w:t>0V</w:t>
            </w:r>
          </w:p>
        </w:tc>
        <w:tc>
          <w:tcPr>
            <w:tcW w:w="6009" w:type="dxa"/>
            <w:shd w:val="clear" w:color="auto" w:fill="auto"/>
          </w:tcPr>
          <w:p w14:paraId="59363BE5" w14:textId="77777777" w:rsidR="002D1F22" w:rsidRDefault="008C4B8E">
            <w:pPr>
              <w:rPr>
                <w:sz w:val="16"/>
                <w:szCs w:val="16"/>
              </w:rPr>
            </w:pPr>
            <w:r>
              <w:rPr>
                <w:sz w:val="16"/>
                <w:szCs w:val="16"/>
              </w:rPr>
              <w:t>Ground</w:t>
            </w:r>
          </w:p>
        </w:tc>
      </w:tr>
      <w:tr w:rsidR="002D1F22" w14:paraId="1248810C" w14:textId="77777777">
        <w:tc>
          <w:tcPr>
            <w:tcW w:w="620" w:type="dxa"/>
            <w:shd w:val="clear" w:color="auto" w:fill="auto"/>
          </w:tcPr>
          <w:p w14:paraId="17624350" w14:textId="77777777" w:rsidR="002D1F22" w:rsidRDefault="008C4B8E">
            <w:pPr>
              <w:rPr>
                <w:sz w:val="16"/>
                <w:szCs w:val="16"/>
              </w:rPr>
            </w:pPr>
            <w:r>
              <w:rPr>
                <w:sz w:val="16"/>
                <w:szCs w:val="16"/>
              </w:rPr>
              <w:t>12</w:t>
            </w:r>
          </w:p>
        </w:tc>
        <w:tc>
          <w:tcPr>
            <w:tcW w:w="1444" w:type="dxa"/>
            <w:shd w:val="clear" w:color="auto" w:fill="auto"/>
          </w:tcPr>
          <w:p w14:paraId="2FBD06DD" w14:textId="77777777" w:rsidR="002D1F22" w:rsidRDefault="008C4B8E">
            <w:pPr>
              <w:rPr>
                <w:sz w:val="16"/>
                <w:szCs w:val="16"/>
              </w:rPr>
            </w:pPr>
            <w:r>
              <w:rPr>
                <w:sz w:val="16"/>
                <w:szCs w:val="16"/>
              </w:rPr>
              <w:t>NC</w:t>
            </w:r>
          </w:p>
        </w:tc>
        <w:tc>
          <w:tcPr>
            <w:tcW w:w="1163" w:type="dxa"/>
            <w:shd w:val="clear" w:color="auto" w:fill="auto"/>
          </w:tcPr>
          <w:p w14:paraId="01BD2BF9" w14:textId="77777777" w:rsidR="002D1F22" w:rsidRDefault="002D1F22">
            <w:pPr>
              <w:rPr>
                <w:sz w:val="16"/>
                <w:szCs w:val="16"/>
              </w:rPr>
            </w:pPr>
          </w:p>
        </w:tc>
        <w:tc>
          <w:tcPr>
            <w:tcW w:w="726" w:type="dxa"/>
            <w:shd w:val="clear" w:color="auto" w:fill="auto"/>
          </w:tcPr>
          <w:p w14:paraId="514CA135" w14:textId="77777777" w:rsidR="002D1F22" w:rsidRDefault="002D1F22">
            <w:pPr>
              <w:rPr>
                <w:sz w:val="16"/>
                <w:szCs w:val="16"/>
              </w:rPr>
            </w:pPr>
          </w:p>
        </w:tc>
        <w:tc>
          <w:tcPr>
            <w:tcW w:w="6009" w:type="dxa"/>
            <w:shd w:val="clear" w:color="auto" w:fill="auto"/>
          </w:tcPr>
          <w:p w14:paraId="03D15F7A" w14:textId="77777777" w:rsidR="002D1F22" w:rsidRDefault="008C4B8E">
            <w:pPr>
              <w:rPr>
                <w:sz w:val="16"/>
                <w:szCs w:val="16"/>
              </w:rPr>
            </w:pPr>
            <w:r>
              <w:rPr>
                <w:sz w:val="16"/>
                <w:szCs w:val="16"/>
              </w:rPr>
              <w:t>No-Connect</w:t>
            </w:r>
          </w:p>
        </w:tc>
      </w:tr>
      <w:tr w:rsidR="002D1F22" w14:paraId="76C8AB3B" w14:textId="77777777">
        <w:tc>
          <w:tcPr>
            <w:tcW w:w="620" w:type="dxa"/>
            <w:shd w:val="clear" w:color="auto" w:fill="auto"/>
          </w:tcPr>
          <w:p w14:paraId="028B65E8" w14:textId="77777777" w:rsidR="002D1F22" w:rsidRDefault="008C4B8E">
            <w:pPr>
              <w:rPr>
                <w:sz w:val="16"/>
                <w:szCs w:val="16"/>
              </w:rPr>
            </w:pPr>
            <w:r>
              <w:rPr>
                <w:sz w:val="16"/>
                <w:szCs w:val="16"/>
              </w:rPr>
              <w:t>13</w:t>
            </w:r>
          </w:p>
        </w:tc>
        <w:tc>
          <w:tcPr>
            <w:tcW w:w="1444" w:type="dxa"/>
            <w:shd w:val="clear" w:color="auto" w:fill="auto"/>
          </w:tcPr>
          <w:p w14:paraId="38D11FC4" w14:textId="77777777" w:rsidR="002D1F22" w:rsidRDefault="008C4B8E">
            <w:pPr>
              <w:rPr>
                <w:sz w:val="16"/>
                <w:szCs w:val="16"/>
              </w:rPr>
            </w:pPr>
            <w:r>
              <w:rPr>
                <w:sz w:val="16"/>
                <w:szCs w:val="16"/>
              </w:rPr>
              <w:t>GND</w:t>
            </w:r>
          </w:p>
        </w:tc>
        <w:tc>
          <w:tcPr>
            <w:tcW w:w="1163" w:type="dxa"/>
            <w:shd w:val="clear" w:color="auto" w:fill="auto"/>
          </w:tcPr>
          <w:p w14:paraId="49BC7BAB" w14:textId="77777777" w:rsidR="002D1F22" w:rsidRDefault="008C4B8E">
            <w:pPr>
              <w:rPr>
                <w:sz w:val="16"/>
                <w:szCs w:val="16"/>
              </w:rPr>
            </w:pPr>
            <w:r>
              <w:rPr>
                <w:sz w:val="16"/>
                <w:szCs w:val="16"/>
              </w:rPr>
              <w:t>PWR</w:t>
            </w:r>
          </w:p>
        </w:tc>
        <w:tc>
          <w:tcPr>
            <w:tcW w:w="726" w:type="dxa"/>
            <w:shd w:val="clear" w:color="auto" w:fill="auto"/>
          </w:tcPr>
          <w:p w14:paraId="5EE13B51" w14:textId="77777777" w:rsidR="002D1F22" w:rsidRDefault="008C4B8E">
            <w:pPr>
              <w:rPr>
                <w:sz w:val="16"/>
                <w:szCs w:val="16"/>
              </w:rPr>
            </w:pPr>
            <w:r>
              <w:rPr>
                <w:sz w:val="16"/>
                <w:szCs w:val="16"/>
              </w:rPr>
              <w:t>0V</w:t>
            </w:r>
          </w:p>
        </w:tc>
        <w:tc>
          <w:tcPr>
            <w:tcW w:w="6009" w:type="dxa"/>
            <w:shd w:val="clear" w:color="auto" w:fill="auto"/>
          </w:tcPr>
          <w:p w14:paraId="01AD775C" w14:textId="77777777" w:rsidR="002D1F22" w:rsidRDefault="008C4B8E">
            <w:pPr>
              <w:rPr>
                <w:sz w:val="16"/>
                <w:szCs w:val="16"/>
              </w:rPr>
            </w:pPr>
            <w:r>
              <w:rPr>
                <w:sz w:val="16"/>
                <w:szCs w:val="16"/>
              </w:rPr>
              <w:t>Ground</w:t>
            </w:r>
          </w:p>
        </w:tc>
      </w:tr>
      <w:tr w:rsidR="002D1F22" w14:paraId="5F8549E2" w14:textId="77777777">
        <w:tc>
          <w:tcPr>
            <w:tcW w:w="620" w:type="dxa"/>
            <w:shd w:val="clear" w:color="auto" w:fill="auto"/>
          </w:tcPr>
          <w:p w14:paraId="0B5DFA17" w14:textId="77777777" w:rsidR="002D1F22" w:rsidRDefault="008C4B8E">
            <w:pPr>
              <w:rPr>
                <w:sz w:val="16"/>
                <w:szCs w:val="16"/>
              </w:rPr>
            </w:pPr>
            <w:r>
              <w:rPr>
                <w:sz w:val="16"/>
                <w:szCs w:val="16"/>
              </w:rPr>
              <w:t>14</w:t>
            </w:r>
          </w:p>
        </w:tc>
        <w:tc>
          <w:tcPr>
            <w:tcW w:w="1444" w:type="dxa"/>
            <w:shd w:val="clear" w:color="auto" w:fill="auto"/>
          </w:tcPr>
          <w:p w14:paraId="2F4FEDF1" w14:textId="77777777" w:rsidR="002D1F22" w:rsidRDefault="008C4B8E">
            <w:pPr>
              <w:rPr>
                <w:sz w:val="16"/>
                <w:szCs w:val="16"/>
              </w:rPr>
            </w:pPr>
            <w:r>
              <w:rPr>
                <w:sz w:val="16"/>
                <w:szCs w:val="16"/>
              </w:rPr>
              <w:t>NC</w:t>
            </w:r>
          </w:p>
        </w:tc>
        <w:tc>
          <w:tcPr>
            <w:tcW w:w="1163" w:type="dxa"/>
            <w:shd w:val="clear" w:color="auto" w:fill="auto"/>
          </w:tcPr>
          <w:p w14:paraId="28680920" w14:textId="77777777" w:rsidR="002D1F22" w:rsidRDefault="002D1F22">
            <w:pPr>
              <w:rPr>
                <w:sz w:val="16"/>
                <w:szCs w:val="16"/>
              </w:rPr>
            </w:pPr>
          </w:p>
        </w:tc>
        <w:tc>
          <w:tcPr>
            <w:tcW w:w="726" w:type="dxa"/>
            <w:shd w:val="clear" w:color="auto" w:fill="auto"/>
          </w:tcPr>
          <w:p w14:paraId="3A32CA8C" w14:textId="77777777" w:rsidR="002D1F22" w:rsidRDefault="002D1F22">
            <w:pPr>
              <w:rPr>
                <w:sz w:val="16"/>
                <w:szCs w:val="16"/>
              </w:rPr>
            </w:pPr>
          </w:p>
        </w:tc>
        <w:tc>
          <w:tcPr>
            <w:tcW w:w="6009" w:type="dxa"/>
            <w:shd w:val="clear" w:color="auto" w:fill="auto"/>
          </w:tcPr>
          <w:p w14:paraId="49911FFF" w14:textId="77777777" w:rsidR="002D1F22" w:rsidRDefault="008C4B8E">
            <w:pPr>
              <w:keepNext/>
              <w:rPr>
                <w:sz w:val="16"/>
                <w:szCs w:val="16"/>
              </w:rPr>
            </w:pPr>
            <w:r>
              <w:rPr>
                <w:sz w:val="16"/>
                <w:szCs w:val="16"/>
              </w:rPr>
              <w:t>No-Connect</w:t>
            </w:r>
          </w:p>
        </w:tc>
      </w:tr>
    </w:tbl>
    <w:p w14:paraId="1770518C" w14:textId="77777777" w:rsidR="002D1F22" w:rsidRDefault="008C4B8E">
      <w:pPr>
        <w:pStyle w:val="Caption"/>
        <w:jc w:val="center"/>
      </w:pPr>
      <w:r>
        <w:t xml:space="preserve">Figure </w:t>
      </w:r>
      <w:r>
        <w:fldChar w:fldCharType="begin"/>
      </w:r>
      <w:r>
        <w:instrText>SEQ Figure \* ARABIC</w:instrText>
      </w:r>
      <w:r>
        <w:fldChar w:fldCharType="separate"/>
      </w:r>
      <w:r>
        <w:t>9</w:t>
      </w:r>
      <w:r>
        <w:fldChar w:fldCharType="end"/>
      </w:r>
      <w:r>
        <w:t>: AVS-0019 Xilinx JTAG Connector (J2) Pinout</w:t>
      </w:r>
    </w:p>
    <w:p w14:paraId="4AF537A8" w14:textId="77777777" w:rsidR="002D1F22" w:rsidRDefault="002D1F22">
      <w:pPr>
        <w:pStyle w:val="Caption"/>
        <w:jc w:val="center"/>
      </w:pPr>
    </w:p>
    <w:p w14:paraId="3C651308" w14:textId="77777777" w:rsidR="002D1F22" w:rsidRDefault="002D1F22">
      <w:pPr>
        <w:pStyle w:val="Caption"/>
        <w:jc w:val="center"/>
      </w:pPr>
    </w:p>
    <w:p w14:paraId="0C97DC12" w14:textId="77777777" w:rsidR="002D1F22" w:rsidRDefault="002D1F22">
      <w:pPr>
        <w:pStyle w:val="Caption"/>
        <w:jc w:val="center"/>
      </w:pPr>
    </w:p>
    <w:tbl>
      <w:tblPr>
        <w:tblStyle w:val="TableGrid"/>
        <w:tblW w:w="9962" w:type="dxa"/>
        <w:tblLook w:val="04A0" w:firstRow="1" w:lastRow="0" w:firstColumn="1" w:lastColumn="0" w:noHBand="0" w:noVBand="1"/>
      </w:tblPr>
      <w:tblGrid>
        <w:gridCol w:w="620"/>
        <w:gridCol w:w="1444"/>
        <w:gridCol w:w="1163"/>
        <w:gridCol w:w="726"/>
        <w:gridCol w:w="6009"/>
      </w:tblGrid>
      <w:tr w:rsidR="002D1F22" w14:paraId="5FAD3B63" w14:textId="77777777">
        <w:tc>
          <w:tcPr>
            <w:tcW w:w="9962" w:type="dxa"/>
            <w:gridSpan w:val="5"/>
            <w:shd w:val="clear" w:color="auto" w:fill="B4C6E7" w:themeFill="accent1" w:themeFillTint="66"/>
          </w:tcPr>
          <w:p w14:paraId="38E260ED" w14:textId="77777777" w:rsidR="002D1F22" w:rsidRDefault="008C4B8E">
            <w:pPr>
              <w:jc w:val="center"/>
              <w:rPr>
                <w:sz w:val="20"/>
                <w:szCs w:val="20"/>
              </w:rPr>
            </w:pPr>
            <w:r>
              <w:rPr>
                <w:sz w:val="20"/>
                <w:szCs w:val="20"/>
              </w:rPr>
              <w:lastRenderedPageBreak/>
              <w:t>AVS-0019 FX3 Debug Connector (J3) Pinout</w:t>
            </w:r>
          </w:p>
        </w:tc>
      </w:tr>
      <w:tr w:rsidR="002D1F22" w14:paraId="5AFF8F6E" w14:textId="77777777">
        <w:tc>
          <w:tcPr>
            <w:tcW w:w="620" w:type="dxa"/>
            <w:shd w:val="clear" w:color="auto" w:fill="auto"/>
          </w:tcPr>
          <w:p w14:paraId="13CC3642" w14:textId="77777777" w:rsidR="002D1F22" w:rsidRDefault="008C4B8E">
            <w:pPr>
              <w:rPr>
                <w:b/>
                <w:bCs/>
                <w:sz w:val="16"/>
                <w:szCs w:val="16"/>
              </w:rPr>
            </w:pPr>
            <w:r>
              <w:rPr>
                <w:b/>
                <w:bCs/>
                <w:sz w:val="16"/>
                <w:szCs w:val="16"/>
              </w:rPr>
              <w:t>Pin</w:t>
            </w:r>
          </w:p>
        </w:tc>
        <w:tc>
          <w:tcPr>
            <w:tcW w:w="1444" w:type="dxa"/>
            <w:shd w:val="clear" w:color="auto" w:fill="auto"/>
          </w:tcPr>
          <w:p w14:paraId="1C4A4E08" w14:textId="77777777" w:rsidR="002D1F22" w:rsidRDefault="008C4B8E">
            <w:pPr>
              <w:rPr>
                <w:b/>
                <w:bCs/>
                <w:sz w:val="16"/>
                <w:szCs w:val="16"/>
              </w:rPr>
            </w:pPr>
            <w:r>
              <w:rPr>
                <w:b/>
                <w:bCs/>
                <w:sz w:val="16"/>
                <w:szCs w:val="16"/>
              </w:rPr>
              <w:t>Signal Name</w:t>
            </w:r>
          </w:p>
        </w:tc>
        <w:tc>
          <w:tcPr>
            <w:tcW w:w="1163" w:type="dxa"/>
            <w:shd w:val="clear" w:color="auto" w:fill="auto"/>
          </w:tcPr>
          <w:p w14:paraId="69A04A64" w14:textId="77777777" w:rsidR="002D1F22" w:rsidRDefault="008C4B8E">
            <w:pPr>
              <w:rPr>
                <w:b/>
                <w:bCs/>
                <w:sz w:val="16"/>
                <w:szCs w:val="16"/>
              </w:rPr>
            </w:pPr>
            <w:r>
              <w:rPr>
                <w:b/>
                <w:bCs/>
                <w:sz w:val="16"/>
                <w:szCs w:val="16"/>
              </w:rPr>
              <w:t>DIR/ PWR</w:t>
            </w:r>
          </w:p>
        </w:tc>
        <w:tc>
          <w:tcPr>
            <w:tcW w:w="726" w:type="dxa"/>
            <w:shd w:val="clear" w:color="auto" w:fill="auto"/>
          </w:tcPr>
          <w:p w14:paraId="4552D517" w14:textId="77777777" w:rsidR="002D1F22" w:rsidRDefault="008C4B8E">
            <w:pPr>
              <w:rPr>
                <w:b/>
                <w:bCs/>
                <w:sz w:val="16"/>
                <w:szCs w:val="16"/>
              </w:rPr>
            </w:pPr>
            <w:r>
              <w:rPr>
                <w:b/>
                <w:bCs/>
                <w:sz w:val="16"/>
                <w:szCs w:val="16"/>
              </w:rPr>
              <w:t xml:space="preserve">Voltage </w:t>
            </w:r>
          </w:p>
        </w:tc>
        <w:tc>
          <w:tcPr>
            <w:tcW w:w="6009" w:type="dxa"/>
            <w:shd w:val="clear" w:color="auto" w:fill="auto"/>
          </w:tcPr>
          <w:p w14:paraId="15C5A960" w14:textId="77777777" w:rsidR="002D1F22" w:rsidRDefault="008C4B8E">
            <w:pPr>
              <w:rPr>
                <w:b/>
                <w:bCs/>
                <w:sz w:val="16"/>
                <w:szCs w:val="16"/>
              </w:rPr>
            </w:pPr>
            <w:r>
              <w:rPr>
                <w:b/>
                <w:bCs/>
                <w:sz w:val="16"/>
                <w:szCs w:val="16"/>
              </w:rPr>
              <w:t>Definition</w:t>
            </w:r>
          </w:p>
        </w:tc>
      </w:tr>
      <w:tr w:rsidR="002D1F22" w14:paraId="4A7A5D6E" w14:textId="77777777">
        <w:tc>
          <w:tcPr>
            <w:tcW w:w="620" w:type="dxa"/>
            <w:shd w:val="clear" w:color="auto" w:fill="auto"/>
          </w:tcPr>
          <w:p w14:paraId="192E5AB6" w14:textId="77777777" w:rsidR="002D1F22" w:rsidRDefault="008C4B8E">
            <w:pPr>
              <w:rPr>
                <w:sz w:val="16"/>
                <w:szCs w:val="16"/>
              </w:rPr>
            </w:pPr>
            <w:r>
              <w:rPr>
                <w:sz w:val="16"/>
                <w:szCs w:val="16"/>
              </w:rPr>
              <w:t>1</w:t>
            </w:r>
          </w:p>
        </w:tc>
        <w:tc>
          <w:tcPr>
            <w:tcW w:w="1444" w:type="dxa"/>
            <w:shd w:val="clear" w:color="auto" w:fill="auto"/>
          </w:tcPr>
          <w:p w14:paraId="225AB33D" w14:textId="77777777" w:rsidR="002D1F22" w:rsidRDefault="008C4B8E">
            <w:pPr>
              <w:rPr>
                <w:sz w:val="16"/>
                <w:szCs w:val="16"/>
              </w:rPr>
            </w:pPr>
            <w:r>
              <w:rPr>
                <w:sz w:val="16"/>
                <w:szCs w:val="16"/>
              </w:rPr>
              <w:t>+2p5V_USB</w:t>
            </w:r>
          </w:p>
        </w:tc>
        <w:tc>
          <w:tcPr>
            <w:tcW w:w="1163" w:type="dxa"/>
            <w:shd w:val="clear" w:color="auto" w:fill="auto"/>
          </w:tcPr>
          <w:p w14:paraId="0C9AEAB4" w14:textId="77777777" w:rsidR="002D1F22" w:rsidRDefault="008C4B8E">
            <w:pPr>
              <w:rPr>
                <w:sz w:val="16"/>
                <w:szCs w:val="16"/>
              </w:rPr>
            </w:pPr>
            <w:r>
              <w:rPr>
                <w:sz w:val="16"/>
                <w:szCs w:val="16"/>
              </w:rPr>
              <w:t>PWR</w:t>
            </w:r>
          </w:p>
        </w:tc>
        <w:tc>
          <w:tcPr>
            <w:tcW w:w="726" w:type="dxa"/>
            <w:shd w:val="clear" w:color="auto" w:fill="auto"/>
          </w:tcPr>
          <w:p w14:paraId="2E2AB011" w14:textId="77777777" w:rsidR="002D1F22" w:rsidRDefault="008C4B8E">
            <w:pPr>
              <w:rPr>
                <w:sz w:val="16"/>
                <w:szCs w:val="16"/>
              </w:rPr>
            </w:pPr>
            <w:r>
              <w:rPr>
                <w:sz w:val="16"/>
                <w:szCs w:val="16"/>
              </w:rPr>
              <w:t>+2.5V</w:t>
            </w:r>
          </w:p>
        </w:tc>
        <w:tc>
          <w:tcPr>
            <w:tcW w:w="6009" w:type="dxa"/>
            <w:shd w:val="clear" w:color="auto" w:fill="auto"/>
          </w:tcPr>
          <w:p w14:paraId="36B14A41" w14:textId="77777777" w:rsidR="002D1F22" w:rsidRDefault="008C4B8E">
            <w:pPr>
              <w:rPr>
                <w:sz w:val="16"/>
                <w:szCs w:val="16"/>
              </w:rPr>
            </w:pPr>
            <w:r>
              <w:rPr>
                <w:sz w:val="16"/>
                <w:szCs w:val="16"/>
              </w:rPr>
              <w:t>+2.5V reference voltage</w:t>
            </w:r>
          </w:p>
        </w:tc>
      </w:tr>
      <w:tr w:rsidR="002D1F22" w14:paraId="30DCE31B" w14:textId="77777777">
        <w:tc>
          <w:tcPr>
            <w:tcW w:w="620" w:type="dxa"/>
            <w:shd w:val="clear" w:color="auto" w:fill="auto"/>
          </w:tcPr>
          <w:p w14:paraId="535F192E" w14:textId="77777777" w:rsidR="002D1F22" w:rsidRDefault="008C4B8E">
            <w:pPr>
              <w:rPr>
                <w:sz w:val="16"/>
                <w:szCs w:val="16"/>
              </w:rPr>
            </w:pPr>
            <w:r>
              <w:rPr>
                <w:sz w:val="16"/>
                <w:szCs w:val="16"/>
              </w:rPr>
              <w:t>2</w:t>
            </w:r>
          </w:p>
        </w:tc>
        <w:tc>
          <w:tcPr>
            <w:tcW w:w="1444" w:type="dxa"/>
            <w:shd w:val="clear" w:color="auto" w:fill="auto"/>
          </w:tcPr>
          <w:p w14:paraId="0255D9D9" w14:textId="77777777" w:rsidR="002D1F22" w:rsidRDefault="008C4B8E">
            <w:pPr>
              <w:rPr>
                <w:sz w:val="16"/>
                <w:szCs w:val="16"/>
              </w:rPr>
            </w:pPr>
            <w:r>
              <w:rPr>
                <w:sz w:val="16"/>
                <w:szCs w:val="16"/>
              </w:rPr>
              <w:t>+2p5V_USB</w:t>
            </w:r>
          </w:p>
        </w:tc>
        <w:tc>
          <w:tcPr>
            <w:tcW w:w="1163" w:type="dxa"/>
            <w:shd w:val="clear" w:color="auto" w:fill="auto"/>
          </w:tcPr>
          <w:p w14:paraId="32930F08" w14:textId="77777777" w:rsidR="002D1F22" w:rsidRDefault="008C4B8E">
            <w:pPr>
              <w:rPr>
                <w:sz w:val="16"/>
                <w:szCs w:val="16"/>
              </w:rPr>
            </w:pPr>
            <w:r>
              <w:rPr>
                <w:sz w:val="16"/>
                <w:szCs w:val="16"/>
              </w:rPr>
              <w:t>PWR</w:t>
            </w:r>
          </w:p>
        </w:tc>
        <w:tc>
          <w:tcPr>
            <w:tcW w:w="726" w:type="dxa"/>
            <w:shd w:val="clear" w:color="auto" w:fill="auto"/>
          </w:tcPr>
          <w:p w14:paraId="4EB47E66" w14:textId="77777777" w:rsidR="002D1F22" w:rsidRDefault="008C4B8E">
            <w:pPr>
              <w:rPr>
                <w:sz w:val="16"/>
                <w:szCs w:val="16"/>
              </w:rPr>
            </w:pPr>
            <w:r>
              <w:rPr>
                <w:sz w:val="16"/>
                <w:szCs w:val="16"/>
              </w:rPr>
              <w:t>+2.5V</w:t>
            </w:r>
          </w:p>
        </w:tc>
        <w:tc>
          <w:tcPr>
            <w:tcW w:w="6009" w:type="dxa"/>
            <w:shd w:val="clear" w:color="auto" w:fill="auto"/>
          </w:tcPr>
          <w:p w14:paraId="7D61ED63" w14:textId="77777777" w:rsidR="002D1F22" w:rsidRDefault="008C4B8E">
            <w:pPr>
              <w:rPr>
                <w:sz w:val="16"/>
                <w:szCs w:val="16"/>
              </w:rPr>
            </w:pPr>
            <w:r>
              <w:rPr>
                <w:sz w:val="16"/>
                <w:szCs w:val="16"/>
              </w:rPr>
              <w:t>+2.5V reference voltage</w:t>
            </w:r>
          </w:p>
        </w:tc>
      </w:tr>
      <w:tr w:rsidR="002D1F22" w14:paraId="21D00064" w14:textId="77777777">
        <w:tc>
          <w:tcPr>
            <w:tcW w:w="620" w:type="dxa"/>
            <w:shd w:val="clear" w:color="auto" w:fill="auto"/>
          </w:tcPr>
          <w:p w14:paraId="25014B44" w14:textId="77777777" w:rsidR="002D1F22" w:rsidRDefault="008C4B8E">
            <w:pPr>
              <w:rPr>
                <w:sz w:val="16"/>
                <w:szCs w:val="16"/>
              </w:rPr>
            </w:pPr>
            <w:r>
              <w:rPr>
                <w:sz w:val="16"/>
                <w:szCs w:val="16"/>
              </w:rPr>
              <w:t>3</w:t>
            </w:r>
          </w:p>
        </w:tc>
        <w:tc>
          <w:tcPr>
            <w:tcW w:w="1444" w:type="dxa"/>
            <w:shd w:val="clear" w:color="auto" w:fill="auto"/>
          </w:tcPr>
          <w:p w14:paraId="3DB13BFB" w14:textId="77777777" w:rsidR="002D1F22" w:rsidRDefault="008C4B8E">
            <w:pPr>
              <w:rPr>
                <w:sz w:val="16"/>
                <w:szCs w:val="16"/>
              </w:rPr>
            </w:pPr>
            <w:r>
              <w:rPr>
                <w:sz w:val="16"/>
                <w:szCs w:val="16"/>
              </w:rPr>
              <w:t>USB_TRST_N</w:t>
            </w:r>
          </w:p>
        </w:tc>
        <w:tc>
          <w:tcPr>
            <w:tcW w:w="1163" w:type="dxa"/>
            <w:shd w:val="clear" w:color="auto" w:fill="auto"/>
          </w:tcPr>
          <w:p w14:paraId="5356E293" w14:textId="77777777" w:rsidR="002D1F22" w:rsidRDefault="008C4B8E">
            <w:pPr>
              <w:rPr>
                <w:sz w:val="16"/>
                <w:szCs w:val="16"/>
              </w:rPr>
            </w:pPr>
            <w:r>
              <w:rPr>
                <w:sz w:val="16"/>
                <w:szCs w:val="16"/>
              </w:rPr>
              <w:t>I</w:t>
            </w:r>
          </w:p>
        </w:tc>
        <w:tc>
          <w:tcPr>
            <w:tcW w:w="726" w:type="dxa"/>
            <w:shd w:val="clear" w:color="auto" w:fill="auto"/>
          </w:tcPr>
          <w:p w14:paraId="473F0BCD" w14:textId="77777777" w:rsidR="002D1F22" w:rsidRDefault="008C4B8E">
            <w:pPr>
              <w:rPr>
                <w:sz w:val="16"/>
                <w:szCs w:val="16"/>
              </w:rPr>
            </w:pPr>
            <w:r>
              <w:rPr>
                <w:sz w:val="16"/>
                <w:szCs w:val="16"/>
              </w:rPr>
              <w:t>+2.5V</w:t>
            </w:r>
          </w:p>
        </w:tc>
        <w:tc>
          <w:tcPr>
            <w:tcW w:w="6009" w:type="dxa"/>
            <w:shd w:val="clear" w:color="auto" w:fill="auto"/>
          </w:tcPr>
          <w:p w14:paraId="58B48E9D" w14:textId="77777777" w:rsidR="002D1F22" w:rsidRDefault="008C4B8E">
            <w:pPr>
              <w:rPr>
                <w:sz w:val="16"/>
                <w:szCs w:val="16"/>
              </w:rPr>
            </w:pPr>
            <w:r>
              <w:rPr>
                <w:sz w:val="16"/>
                <w:szCs w:val="16"/>
              </w:rPr>
              <w:t>Active Low JTAG Test Reset Input</w:t>
            </w:r>
          </w:p>
        </w:tc>
      </w:tr>
      <w:tr w:rsidR="002D1F22" w14:paraId="436377D0" w14:textId="77777777">
        <w:tc>
          <w:tcPr>
            <w:tcW w:w="620" w:type="dxa"/>
            <w:shd w:val="clear" w:color="auto" w:fill="auto"/>
          </w:tcPr>
          <w:p w14:paraId="43ABD09F" w14:textId="77777777" w:rsidR="002D1F22" w:rsidRDefault="008C4B8E">
            <w:pPr>
              <w:rPr>
                <w:sz w:val="16"/>
                <w:szCs w:val="16"/>
              </w:rPr>
            </w:pPr>
            <w:r>
              <w:rPr>
                <w:sz w:val="16"/>
                <w:szCs w:val="16"/>
              </w:rPr>
              <w:t>4</w:t>
            </w:r>
          </w:p>
        </w:tc>
        <w:tc>
          <w:tcPr>
            <w:tcW w:w="1444" w:type="dxa"/>
            <w:shd w:val="clear" w:color="auto" w:fill="auto"/>
          </w:tcPr>
          <w:p w14:paraId="316F4ADD" w14:textId="77777777" w:rsidR="002D1F22" w:rsidRDefault="008C4B8E">
            <w:pPr>
              <w:rPr>
                <w:sz w:val="16"/>
                <w:szCs w:val="16"/>
              </w:rPr>
            </w:pPr>
            <w:r>
              <w:rPr>
                <w:sz w:val="16"/>
                <w:szCs w:val="16"/>
              </w:rPr>
              <w:t>GND</w:t>
            </w:r>
          </w:p>
        </w:tc>
        <w:tc>
          <w:tcPr>
            <w:tcW w:w="1163" w:type="dxa"/>
            <w:shd w:val="clear" w:color="auto" w:fill="auto"/>
          </w:tcPr>
          <w:p w14:paraId="1597D7BB" w14:textId="77777777" w:rsidR="002D1F22" w:rsidRDefault="008C4B8E">
            <w:pPr>
              <w:rPr>
                <w:sz w:val="16"/>
                <w:szCs w:val="16"/>
              </w:rPr>
            </w:pPr>
            <w:r>
              <w:rPr>
                <w:sz w:val="16"/>
                <w:szCs w:val="16"/>
              </w:rPr>
              <w:t>PWR</w:t>
            </w:r>
          </w:p>
        </w:tc>
        <w:tc>
          <w:tcPr>
            <w:tcW w:w="726" w:type="dxa"/>
            <w:shd w:val="clear" w:color="auto" w:fill="auto"/>
          </w:tcPr>
          <w:p w14:paraId="7D3BD36F" w14:textId="77777777" w:rsidR="002D1F22" w:rsidRDefault="008C4B8E">
            <w:pPr>
              <w:rPr>
                <w:sz w:val="16"/>
                <w:szCs w:val="16"/>
              </w:rPr>
            </w:pPr>
            <w:r>
              <w:rPr>
                <w:sz w:val="16"/>
                <w:szCs w:val="16"/>
              </w:rPr>
              <w:t>0V</w:t>
            </w:r>
          </w:p>
        </w:tc>
        <w:tc>
          <w:tcPr>
            <w:tcW w:w="6009" w:type="dxa"/>
            <w:shd w:val="clear" w:color="auto" w:fill="auto"/>
          </w:tcPr>
          <w:p w14:paraId="7B2B337F" w14:textId="77777777" w:rsidR="002D1F22" w:rsidRDefault="008C4B8E">
            <w:pPr>
              <w:rPr>
                <w:sz w:val="16"/>
                <w:szCs w:val="16"/>
              </w:rPr>
            </w:pPr>
            <w:r>
              <w:rPr>
                <w:sz w:val="16"/>
                <w:szCs w:val="16"/>
              </w:rPr>
              <w:t>Ground</w:t>
            </w:r>
          </w:p>
        </w:tc>
      </w:tr>
      <w:tr w:rsidR="002D1F22" w14:paraId="42284A26" w14:textId="77777777">
        <w:tc>
          <w:tcPr>
            <w:tcW w:w="620" w:type="dxa"/>
            <w:shd w:val="clear" w:color="auto" w:fill="auto"/>
          </w:tcPr>
          <w:p w14:paraId="59F836F6" w14:textId="77777777" w:rsidR="002D1F22" w:rsidRDefault="008C4B8E">
            <w:pPr>
              <w:rPr>
                <w:sz w:val="16"/>
                <w:szCs w:val="16"/>
              </w:rPr>
            </w:pPr>
            <w:r>
              <w:rPr>
                <w:sz w:val="16"/>
                <w:szCs w:val="16"/>
              </w:rPr>
              <w:t>5</w:t>
            </w:r>
          </w:p>
        </w:tc>
        <w:tc>
          <w:tcPr>
            <w:tcW w:w="1444" w:type="dxa"/>
            <w:shd w:val="clear" w:color="auto" w:fill="auto"/>
          </w:tcPr>
          <w:p w14:paraId="22615163" w14:textId="77777777" w:rsidR="002D1F22" w:rsidRDefault="008C4B8E">
            <w:pPr>
              <w:rPr>
                <w:sz w:val="16"/>
                <w:szCs w:val="16"/>
              </w:rPr>
            </w:pPr>
            <w:r>
              <w:rPr>
                <w:sz w:val="16"/>
                <w:szCs w:val="16"/>
              </w:rPr>
              <w:t>USB_TDI</w:t>
            </w:r>
          </w:p>
        </w:tc>
        <w:tc>
          <w:tcPr>
            <w:tcW w:w="1163" w:type="dxa"/>
            <w:shd w:val="clear" w:color="auto" w:fill="auto"/>
          </w:tcPr>
          <w:p w14:paraId="0A7C0A86" w14:textId="77777777" w:rsidR="002D1F22" w:rsidRDefault="008C4B8E">
            <w:pPr>
              <w:rPr>
                <w:sz w:val="16"/>
                <w:szCs w:val="16"/>
              </w:rPr>
            </w:pPr>
            <w:r>
              <w:rPr>
                <w:sz w:val="16"/>
                <w:szCs w:val="16"/>
              </w:rPr>
              <w:t>I</w:t>
            </w:r>
          </w:p>
        </w:tc>
        <w:tc>
          <w:tcPr>
            <w:tcW w:w="726" w:type="dxa"/>
            <w:shd w:val="clear" w:color="auto" w:fill="auto"/>
          </w:tcPr>
          <w:p w14:paraId="53AC7C10" w14:textId="77777777" w:rsidR="002D1F22" w:rsidRDefault="008C4B8E">
            <w:pPr>
              <w:rPr>
                <w:sz w:val="16"/>
                <w:szCs w:val="16"/>
              </w:rPr>
            </w:pPr>
            <w:r>
              <w:rPr>
                <w:sz w:val="16"/>
                <w:szCs w:val="16"/>
              </w:rPr>
              <w:t>+2.5V</w:t>
            </w:r>
          </w:p>
        </w:tc>
        <w:tc>
          <w:tcPr>
            <w:tcW w:w="6009" w:type="dxa"/>
            <w:shd w:val="clear" w:color="auto" w:fill="auto"/>
          </w:tcPr>
          <w:p w14:paraId="1B20534C" w14:textId="77777777" w:rsidR="002D1F22" w:rsidRDefault="008C4B8E">
            <w:pPr>
              <w:rPr>
                <w:sz w:val="16"/>
                <w:szCs w:val="16"/>
              </w:rPr>
            </w:pPr>
            <w:r>
              <w:rPr>
                <w:sz w:val="16"/>
                <w:szCs w:val="16"/>
              </w:rPr>
              <w:t>JTAG TDI Input</w:t>
            </w:r>
          </w:p>
        </w:tc>
      </w:tr>
      <w:tr w:rsidR="002D1F22" w14:paraId="05ADD144" w14:textId="77777777">
        <w:tc>
          <w:tcPr>
            <w:tcW w:w="620" w:type="dxa"/>
            <w:shd w:val="clear" w:color="auto" w:fill="auto"/>
          </w:tcPr>
          <w:p w14:paraId="1EB16ED8" w14:textId="77777777" w:rsidR="002D1F22" w:rsidRDefault="008C4B8E">
            <w:pPr>
              <w:rPr>
                <w:sz w:val="16"/>
                <w:szCs w:val="16"/>
              </w:rPr>
            </w:pPr>
            <w:r>
              <w:rPr>
                <w:sz w:val="16"/>
                <w:szCs w:val="16"/>
              </w:rPr>
              <w:t>6</w:t>
            </w:r>
          </w:p>
        </w:tc>
        <w:tc>
          <w:tcPr>
            <w:tcW w:w="1444" w:type="dxa"/>
            <w:shd w:val="clear" w:color="auto" w:fill="auto"/>
          </w:tcPr>
          <w:p w14:paraId="17F6228C" w14:textId="77777777" w:rsidR="002D1F22" w:rsidRDefault="008C4B8E">
            <w:pPr>
              <w:rPr>
                <w:sz w:val="16"/>
                <w:szCs w:val="16"/>
              </w:rPr>
            </w:pPr>
            <w:r>
              <w:rPr>
                <w:sz w:val="16"/>
                <w:szCs w:val="16"/>
              </w:rPr>
              <w:t>GND</w:t>
            </w:r>
          </w:p>
        </w:tc>
        <w:tc>
          <w:tcPr>
            <w:tcW w:w="1163" w:type="dxa"/>
            <w:shd w:val="clear" w:color="auto" w:fill="auto"/>
          </w:tcPr>
          <w:p w14:paraId="589812AD" w14:textId="77777777" w:rsidR="002D1F22" w:rsidRDefault="008C4B8E">
            <w:pPr>
              <w:rPr>
                <w:sz w:val="16"/>
                <w:szCs w:val="16"/>
              </w:rPr>
            </w:pPr>
            <w:r>
              <w:rPr>
                <w:sz w:val="16"/>
                <w:szCs w:val="16"/>
              </w:rPr>
              <w:t>PWR</w:t>
            </w:r>
          </w:p>
        </w:tc>
        <w:tc>
          <w:tcPr>
            <w:tcW w:w="726" w:type="dxa"/>
            <w:shd w:val="clear" w:color="auto" w:fill="auto"/>
          </w:tcPr>
          <w:p w14:paraId="5D114B11" w14:textId="77777777" w:rsidR="002D1F22" w:rsidRDefault="008C4B8E">
            <w:pPr>
              <w:rPr>
                <w:sz w:val="16"/>
                <w:szCs w:val="16"/>
              </w:rPr>
            </w:pPr>
            <w:r>
              <w:rPr>
                <w:sz w:val="16"/>
                <w:szCs w:val="16"/>
              </w:rPr>
              <w:t>0V</w:t>
            </w:r>
          </w:p>
        </w:tc>
        <w:tc>
          <w:tcPr>
            <w:tcW w:w="6009" w:type="dxa"/>
            <w:shd w:val="clear" w:color="auto" w:fill="auto"/>
          </w:tcPr>
          <w:p w14:paraId="7B79AB4E" w14:textId="77777777" w:rsidR="002D1F22" w:rsidRDefault="008C4B8E">
            <w:pPr>
              <w:rPr>
                <w:sz w:val="16"/>
                <w:szCs w:val="16"/>
              </w:rPr>
            </w:pPr>
            <w:r>
              <w:rPr>
                <w:sz w:val="16"/>
                <w:szCs w:val="16"/>
              </w:rPr>
              <w:t>Ground</w:t>
            </w:r>
          </w:p>
        </w:tc>
      </w:tr>
      <w:tr w:rsidR="002D1F22" w14:paraId="6366964F" w14:textId="77777777">
        <w:tc>
          <w:tcPr>
            <w:tcW w:w="620" w:type="dxa"/>
            <w:shd w:val="clear" w:color="auto" w:fill="auto"/>
          </w:tcPr>
          <w:p w14:paraId="7841CFFA" w14:textId="77777777" w:rsidR="002D1F22" w:rsidRDefault="008C4B8E">
            <w:pPr>
              <w:rPr>
                <w:sz w:val="16"/>
                <w:szCs w:val="16"/>
              </w:rPr>
            </w:pPr>
            <w:r>
              <w:rPr>
                <w:sz w:val="16"/>
                <w:szCs w:val="16"/>
              </w:rPr>
              <w:t>7</w:t>
            </w:r>
          </w:p>
        </w:tc>
        <w:tc>
          <w:tcPr>
            <w:tcW w:w="1444" w:type="dxa"/>
            <w:shd w:val="clear" w:color="auto" w:fill="auto"/>
          </w:tcPr>
          <w:p w14:paraId="0FD4A575" w14:textId="77777777" w:rsidR="002D1F22" w:rsidRDefault="008C4B8E">
            <w:pPr>
              <w:rPr>
                <w:sz w:val="16"/>
                <w:szCs w:val="16"/>
              </w:rPr>
            </w:pPr>
            <w:r>
              <w:rPr>
                <w:sz w:val="16"/>
                <w:szCs w:val="16"/>
              </w:rPr>
              <w:t>USB_TMS</w:t>
            </w:r>
          </w:p>
        </w:tc>
        <w:tc>
          <w:tcPr>
            <w:tcW w:w="1163" w:type="dxa"/>
            <w:shd w:val="clear" w:color="auto" w:fill="auto"/>
          </w:tcPr>
          <w:p w14:paraId="6BDC21E3" w14:textId="77777777" w:rsidR="002D1F22" w:rsidRDefault="008C4B8E">
            <w:pPr>
              <w:rPr>
                <w:sz w:val="16"/>
                <w:szCs w:val="16"/>
              </w:rPr>
            </w:pPr>
            <w:r>
              <w:rPr>
                <w:sz w:val="16"/>
                <w:szCs w:val="16"/>
              </w:rPr>
              <w:t>I</w:t>
            </w:r>
          </w:p>
        </w:tc>
        <w:tc>
          <w:tcPr>
            <w:tcW w:w="726" w:type="dxa"/>
            <w:shd w:val="clear" w:color="auto" w:fill="auto"/>
          </w:tcPr>
          <w:p w14:paraId="770CFDFE" w14:textId="77777777" w:rsidR="002D1F22" w:rsidRDefault="008C4B8E">
            <w:pPr>
              <w:rPr>
                <w:sz w:val="16"/>
                <w:szCs w:val="16"/>
              </w:rPr>
            </w:pPr>
            <w:r>
              <w:rPr>
                <w:sz w:val="16"/>
                <w:szCs w:val="16"/>
              </w:rPr>
              <w:t>+2.5V</w:t>
            </w:r>
          </w:p>
        </w:tc>
        <w:tc>
          <w:tcPr>
            <w:tcW w:w="6009" w:type="dxa"/>
            <w:shd w:val="clear" w:color="auto" w:fill="auto"/>
          </w:tcPr>
          <w:p w14:paraId="4878F548" w14:textId="77777777" w:rsidR="002D1F22" w:rsidRDefault="008C4B8E">
            <w:pPr>
              <w:rPr>
                <w:sz w:val="16"/>
                <w:szCs w:val="16"/>
              </w:rPr>
            </w:pPr>
            <w:r>
              <w:rPr>
                <w:sz w:val="16"/>
                <w:szCs w:val="16"/>
              </w:rPr>
              <w:t>JTAG TMS Input.</w:t>
            </w:r>
          </w:p>
        </w:tc>
      </w:tr>
      <w:tr w:rsidR="002D1F22" w14:paraId="7ACC8713" w14:textId="77777777">
        <w:tc>
          <w:tcPr>
            <w:tcW w:w="620" w:type="dxa"/>
            <w:shd w:val="clear" w:color="auto" w:fill="auto"/>
          </w:tcPr>
          <w:p w14:paraId="71A135A7" w14:textId="77777777" w:rsidR="002D1F22" w:rsidRDefault="008C4B8E">
            <w:pPr>
              <w:rPr>
                <w:sz w:val="16"/>
                <w:szCs w:val="16"/>
              </w:rPr>
            </w:pPr>
            <w:r>
              <w:rPr>
                <w:sz w:val="16"/>
                <w:szCs w:val="16"/>
              </w:rPr>
              <w:t>8</w:t>
            </w:r>
          </w:p>
        </w:tc>
        <w:tc>
          <w:tcPr>
            <w:tcW w:w="1444" w:type="dxa"/>
            <w:shd w:val="clear" w:color="auto" w:fill="auto"/>
          </w:tcPr>
          <w:p w14:paraId="50944985" w14:textId="77777777" w:rsidR="002D1F22" w:rsidRDefault="008C4B8E">
            <w:pPr>
              <w:rPr>
                <w:sz w:val="16"/>
                <w:szCs w:val="16"/>
              </w:rPr>
            </w:pPr>
            <w:r>
              <w:rPr>
                <w:sz w:val="16"/>
                <w:szCs w:val="16"/>
              </w:rPr>
              <w:t>GND</w:t>
            </w:r>
          </w:p>
        </w:tc>
        <w:tc>
          <w:tcPr>
            <w:tcW w:w="1163" w:type="dxa"/>
            <w:shd w:val="clear" w:color="auto" w:fill="auto"/>
          </w:tcPr>
          <w:p w14:paraId="63D544E9" w14:textId="77777777" w:rsidR="002D1F22" w:rsidRDefault="008C4B8E">
            <w:pPr>
              <w:rPr>
                <w:sz w:val="16"/>
                <w:szCs w:val="16"/>
              </w:rPr>
            </w:pPr>
            <w:r>
              <w:rPr>
                <w:sz w:val="16"/>
                <w:szCs w:val="16"/>
              </w:rPr>
              <w:t>PWR</w:t>
            </w:r>
          </w:p>
        </w:tc>
        <w:tc>
          <w:tcPr>
            <w:tcW w:w="726" w:type="dxa"/>
            <w:shd w:val="clear" w:color="auto" w:fill="auto"/>
          </w:tcPr>
          <w:p w14:paraId="07C1976F" w14:textId="77777777" w:rsidR="002D1F22" w:rsidRDefault="008C4B8E">
            <w:pPr>
              <w:rPr>
                <w:sz w:val="16"/>
                <w:szCs w:val="16"/>
              </w:rPr>
            </w:pPr>
            <w:r>
              <w:rPr>
                <w:sz w:val="16"/>
                <w:szCs w:val="16"/>
              </w:rPr>
              <w:t>0V</w:t>
            </w:r>
          </w:p>
        </w:tc>
        <w:tc>
          <w:tcPr>
            <w:tcW w:w="6009" w:type="dxa"/>
            <w:shd w:val="clear" w:color="auto" w:fill="auto"/>
          </w:tcPr>
          <w:p w14:paraId="28DB294F" w14:textId="77777777" w:rsidR="002D1F22" w:rsidRDefault="008C4B8E">
            <w:pPr>
              <w:rPr>
                <w:sz w:val="16"/>
                <w:szCs w:val="16"/>
              </w:rPr>
            </w:pPr>
            <w:r>
              <w:rPr>
                <w:sz w:val="16"/>
                <w:szCs w:val="16"/>
              </w:rPr>
              <w:t>Ground</w:t>
            </w:r>
          </w:p>
        </w:tc>
      </w:tr>
      <w:tr w:rsidR="002D1F22" w14:paraId="47FBBC48" w14:textId="77777777">
        <w:tc>
          <w:tcPr>
            <w:tcW w:w="620" w:type="dxa"/>
            <w:shd w:val="clear" w:color="auto" w:fill="auto"/>
          </w:tcPr>
          <w:p w14:paraId="1366D9C5" w14:textId="77777777" w:rsidR="002D1F22" w:rsidRDefault="008C4B8E">
            <w:pPr>
              <w:rPr>
                <w:sz w:val="16"/>
                <w:szCs w:val="16"/>
              </w:rPr>
            </w:pPr>
            <w:r>
              <w:rPr>
                <w:sz w:val="16"/>
                <w:szCs w:val="16"/>
              </w:rPr>
              <w:t>9</w:t>
            </w:r>
          </w:p>
        </w:tc>
        <w:tc>
          <w:tcPr>
            <w:tcW w:w="1444" w:type="dxa"/>
            <w:shd w:val="clear" w:color="auto" w:fill="auto"/>
          </w:tcPr>
          <w:p w14:paraId="6BBD0366" w14:textId="77777777" w:rsidR="002D1F22" w:rsidRDefault="008C4B8E">
            <w:pPr>
              <w:rPr>
                <w:sz w:val="16"/>
                <w:szCs w:val="16"/>
              </w:rPr>
            </w:pPr>
            <w:r>
              <w:rPr>
                <w:sz w:val="16"/>
                <w:szCs w:val="16"/>
              </w:rPr>
              <w:t>USB_TCK</w:t>
            </w:r>
          </w:p>
        </w:tc>
        <w:tc>
          <w:tcPr>
            <w:tcW w:w="1163" w:type="dxa"/>
            <w:shd w:val="clear" w:color="auto" w:fill="auto"/>
          </w:tcPr>
          <w:p w14:paraId="4D386008" w14:textId="77777777" w:rsidR="002D1F22" w:rsidRDefault="008C4B8E">
            <w:pPr>
              <w:rPr>
                <w:sz w:val="16"/>
                <w:szCs w:val="16"/>
              </w:rPr>
            </w:pPr>
            <w:r>
              <w:rPr>
                <w:sz w:val="16"/>
                <w:szCs w:val="16"/>
              </w:rPr>
              <w:t>I</w:t>
            </w:r>
          </w:p>
        </w:tc>
        <w:tc>
          <w:tcPr>
            <w:tcW w:w="726" w:type="dxa"/>
            <w:shd w:val="clear" w:color="auto" w:fill="auto"/>
          </w:tcPr>
          <w:p w14:paraId="06C8F60A" w14:textId="77777777" w:rsidR="002D1F22" w:rsidRDefault="008C4B8E">
            <w:pPr>
              <w:rPr>
                <w:sz w:val="16"/>
                <w:szCs w:val="16"/>
              </w:rPr>
            </w:pPr>
            <w:r>
              <w:rPr>
                <w:sz w:val="16"/>
                <w:szCs w:val="16"/>
              </w:rPr>
              <w:t>+2.5V</w:t>
            </w:r>
          </w:p>
        </w:tc>
        <w:tc>
          <w:tcPr>
            <w:tcW w:w="6009" w:type="dxa"/>
            <w:shd w:val="clear" w:color="auto" w:fill="auto"/>
          </w:tcPr>
          <w:p w14:paraId="66939D05" w14:textId="77777777" w:rsidR="002D1F22" w:rsidRDefault="008C4B8E">
            <w:pPr>
              <w:rPr>
                <w:sz w:val="16"/>
                <w:szCs w:val="16"/>
              </w:rPr>
            </w:pPr>
            <w:r>
              <w:rPr>
                <w:sz w:val="16"/>
                <w:szCs w:val="16"/>
              </w:rPr>
              <w:t>JTAG TCK Clock Input.</w:t>
            </w:r>
          </w:p>
        </w:tc>
      </w:tr>
      <w:tr w:rsidR="002D1F22" w14:paraId="768F1F79" w14:textId="77777777">
        <w:tc>
          <w:tcPr>
            <w:tcW w:w="620" w:type="dxa"/>
            <w:shd w:val="clear" w:color="auto" w:fill="auto"/>
          </w:tcPr>
          <w:p w14:paraId="1F72EC7A" w14:textId="77777777" w:rsidR="002D1F22" w:rsidRDefault="008C4B8E">
            <w:pPr>
              <w:rPr>
                <w:sz w:val="16"/>
                <w:szCs w:val="16"/>
              </w:rPr>
            </w:pPr>
            <w:r>
              <w:rPr>
                <w:sz w:val="16"/>
                <w:szCs w:val="16"/>
              </w:rPr>
              <w:t>10</w:t>
            </w:r>
          </w:p>
        </w:tc>
        <w:tc>
          <w:tcPr>
            <w:tcW w:w="1444" w:type="dxa"/>
            <w:shd w:val="clear" w:color="auto" w:fill="auto"/>
          </w:tcPr>
          <w:p w14:paraId="16E6C164" w14:textId="77777777" w:rsidR="002D1F22" w:rsidRDefault="008C4B8E">
            <w:pPr>
              <w:rPr>
                <w:sz w:val="16"/>
                <w:szCs w:val="16"/>
              </w:rPr>
            </w:pPr>
            <w:r>
              <w:rPr>
                <w:sz w:val="16"/>
                <w:szCs w:val="16"/>
              </w:rPr>
              <w:t>GND</w:t>
            </w:r>
          </w:p>
        </w:tc>
        <w:tc>
          <w:tcPr>
            <w:tcW w:w="1163" w:type="dxa"/>
            <w:shd w:val="clear" w:color="auto" w:fill="auto"/>
          </w:tcPr>
          <w:p w14:paraId="2D95CE3B" w14:textId="77777777" w:rsidR="002D1F22" w:rsidRDefault="008C4B8E">
            <w:pPr>
              <w:rPr>
                <w:sz w:val="16"/>
                <w:szCs w:val="16"/>
              </w:rPr>
            </w:pPr>
            <w:r>
              <w:rPr>
                <w:sz w:val="16"/>
                <w:szCs w:val="16"/>
              </w:rPr>
              <w:t>PWR</w:t>
            </w:r>
          </w:p>
        </w:tc>
        <w:tc>
          <w:tcPr>
            <w:tcW w:w="726" w:type="dxa"/>
            <w:shd w:val="clear" w:color="auto" w:fill="auto"/>
          </w:tcPr>
          <w:p w14:paraId="67156A0C" w14:textId="77777777" w:rsidR="002D1F22" w:rsidRDefault="008C4B8E">
            <w:pPr>
              <w:rPr>
                <w:sz w:val="16"/>
                <w:szCs w:val="16"/>
              </w:rPr>
            </w:pPr>
            <w:r>
              <w:rPr>
                <w:sz w:val="16"/>
                <w:szCs w:val="16"/>
              </w:rPr>
              <w:t>0V</w:t>
            </w:r>
          </w:p>
        </w:tc>
        <w:tc>
          <w:tcPr>
            <w:tcW w:w="6009" w:type="dxa"/>
            <w:shd w:val="clear" w:color="auto" w:fill="auto"/>
          </w:tcPr>
          <w:p w14:paraId="3B924C8A" w14:textId="77777777" w:rsidR="002D1F22" w:rsidRDefault="008C4B8E">
            <w:pPr>
              <w:rPr>
                <w:sz w:val="16"/>
                <w:szCs w:val="16"/>
              </w:rPr>
            </w:pPr>
            <w:r>
              <w:rPr>
                <w:sz w:val="16"/>
                <w:szCs w:val="16"/>
              </w:rPr>
              <w:t>Ground</w:t>
            </w:r>
          </w:p>
        </w:tc>
      </w:tr>
      <w:tr w:rsidR="002D1F22" w14:paraId="4F5C3B20" w14:textId="77777777">
        <w:tc>
          <w:tcPr>
            <w:tcW w:w="620" w:type="dxa"/>
            <w:shd w:val="clear" w:color="auto" w:fill="auto"/>
          </w:tcPr>
          <w:p w14:paraId="6BB760E3" w14:textId="77777777" w:rsidR="002D1F22" w:rsidRDefault="008C4B8E">
            <w:pPr>
              <w:rPr>
                <w:sz w:val="16"/>
                <w:szCs w:val="16"/>
              </w:rPr>
            </w:pPr>
            <w:r>
              <w:rPr>
                <w:sz w:val="16"/>
                <w:szCs w:val="16"/>
              </w:rPr>
              <w:t>11</w:t>
            </w:r>
          </w:p>
        </w:tc>
        <w:tc>
          <w:tcPr>
            <w:tcW w:w="1444" w:type="dxa"/>
            <w:shd w:val="clear" w:color="auto" w:fill="auto"/>
          </w:tcPr>
          <w:p w14:paraId="750CCF16" w14:textId="77777777" w:rsidR="002D1F22" w:rsidRDefault="008C4B8E">
            <w:pPr>
              <w:rPr>
                <w:sz w:val="16"/>
                <w:szCs w:val="16"/>
              </w:rPr>
            </w:pPr>
            <w:r>
              <w:rPr>
                <w:sz w:val="16"/>
                <w:szCs w:val="16"/>
              </w:rPr>
              <w:t>USB_RTCK</w:t>
            </w:r>
          </w:p>
        </w:tc>
        <w:tc>
          <w:tcPr>
            <w:tcW w:w="1163" w:type="dxa"/>
            <w:shd w:val="clear" w:color="auto" w:fill="auto"/>
          </w:tcPr>
          <w:p w14:paraId="07716B1E" w14:textId="77777777" w:rsidR="002D1F22" w:rsidRDefault="008C4B8E">
            <w:pPr>
              <w:rPr>
                <w:sz w:val="16"/>
                <w:szCs w:val="16"/>
              </w:rPr>
            </w:pPr>
            <w:r>
              <w:rPr>
                <w:sz w:val="16"/>
                <w:szCs w:val="16"/>
              </w:rPr>
              <w:t>O</w:t>
            </w:r>
          </w:p>
        </w:tc>
        <w:tc>
          <w:tcPr>
            <w:tcW w:w="726" w:type="dxa"/>
            <w:shd w:val="clear" w:color="auto" w:fill="auto"/>
          </w:tcPr>
          <w:p w14:paraId="25271592" w14:textId="77777777" w:rsidR="002D1F22" w:rsidRDefault="008C4B8E">
            <w:pPr>
              <w:rPr>
                <w:sz w:val="16"/>
                <w:szCs w:val="16"/>
              </w:rPr>
            </w:pPr>
            <w:r>
              <w:rPr>
                <w:sz w:val="16"/>
                <w:szCs w:val="16"/>
              </w:rPr>
              <w:t>+2.5V</w:t>
            </w:r>
          </w:p>
        </w:tc>
        <w:tc>
          <w:tcPr>
            <w:tcW w:w="6009" w:type="dxa"/>
            <w:shd w:val="clear" w:color="auto" w:fill="auto"/>
          </w:tcPr>
          <w:p w14:paraId="67735A4D" w14:textId="77777777" w:rsidR="002D1F22" w:rsidRDefault="008C4B8E">
            <w:pPr>
              <w:rPr>
                <w:sz w:val="16"/>
                <w:szCs w:val="16"/>
              </w:rPr>
            </w:pPr>
            <w:r>
              <w:rPr>
                <w:sz w:val="16"/>
                <w:szCs w:val="16"/>
              </w:rPr>
              <w:t>Return Clock Output.  Currently tied to GND.</w:t>
            </w:r>
          </w:p>
        </w:tc>
      </w:tr>
      <w:tr w:rsidR="002D1F22" w14:paraId="1D87AA35" w14:textId="77777777">
        <w:tc>
          <w:tcPr>
            <w:tcW w:w="620" w:type="dxa"/>
            <w:shd w:val="clear" w:color="auto" w:fill="auto"/>
          </w:tcPr>
          <w:p w14:paraId="20551DD5" w14:textId="77777777" w:rsidR="002D1F22" w:rsidRDefault="008C4B8E">
            <w:pPr>
              <w:rPr>
                <w:sz w:val="16"/>
                <w:szCs w:val="16"/>
              </w:rPr>
            </w:pPr>
            <w:r>
              <w:rPr>
                <w:sz w:val="16"/>
                <w:szCs w:val="16"/>
              </w:rPr>
              <w:t>12</w:t>
            </w:r>
          </w:p>
        </w:tc>
        <w:tc>
          <w:tcPr>
            <w:tcW w:w="1444" w:type="dxa"/>
            <w:shd w:val="clear" w:color="auto" w:fill="auto"/>
          </w:tcPr>
          <w:p w14:paraId="7C663ABC" w14:textId="77777777" w:rsidR="002D1F22" w:rsidRDefault="008C4B8E">
            <w:pPr>
              <w:rPr>
                <w:sz w:val="16"/>
                <w:szCs w:val="16"/>
              </w:rPr>
            </w:pPr>
            <w:r>
              <w:rPr>
                <w:sz w:val="16"/>
                <w:szCs w:val="16"/>
              </w:rPr>
              <w:t>GND</w:t>
            </w:r>
          </w:p>
        </w:tc>
        <w:tc>
          <w:tcPr>
            <w:tcW w:w="1163" w:type="dxa"/>
            <w:shd w:val="clear" w:color="auto" w:fill="auto"/>
          </w:tcPr>
          <w:p w14:paraId="78E82DA3" w14:textId="77777777" w:rsidR="002D1F22" w:rsidRDefault="008C4B8E">
            <w:pPr>
              <w:rPr>
                <w:sz w:val="16"/>
                <w:szCs w:val="16"/>
              </w:rPr>
            </w:pPr>
            <w:r>
              <w:rPr>
                <w:sz w:val="16"/>
                <w:szCs w:val="16"/>
              </w:rPr>
              <w:t>PWR</w:t>
            </w:r>
          </w:p>
        </w:tc>
        <w:tc>
          <w:tcPr>
            <w:tcW w:w="726" w:type="dxa"/>
            <w:shd w:val="clear" w:color="auto" w:fill="auto"/>
          </w:tcPr>
          <w:p w14:paraId="7E2BC36B" w14:textId="77777777" w:rsidR="002D1F22" w:rsidRDefault="008C4B8E">
            <w:pPr>
              <w:rPr>
                <w:sz w:val="16"/>
                <w:szCs w:val="16"/>
              </w:rPr>
            </w:pPr>
            <w:r>
              <w:rPr>
                <w:sz w:val="16"/>
                <w:szCs w:val="16"/>
              </w:rPr>
              <w:t>0V</w:t>
            </w:r>
          </w:p>
        </w:tc>
        <w:tc>
          <w:tcPr>
            <w:tcW w:w="6009" w:type="dxa"/>
            <w:shd w:val="clear" w:color="auto" w:fill="auto"/>
          </w:tcPr>
          <w:p w14:paraId="6FF4CDCA" w14:textId="77777777" w:rsidR="002D1F22" w:rsidRDefault="008C4B8E">
            <w:pPr>
              <w:rPr>
                <w:sz w:val="16"/>
                <w:szCs w:val="16"/>
              </w:rPr>
            </w:pPr>
            <w:r>
              <w:rPr>
                <w:sz w:val="16"/>
                <w:szCs w:val="16"/>
              </w:rPr>
              <w:t>Ground</w:t>
            </w:r>
          </w:p>
        </w:tc>
      </w:tr>
      <w:tr w:rsidR="002D1F22" w14:paraId="6DCF49B1" w14:textId="77777777">
        <w:tc>
          <w:tcPr>
            <w:tcW w:w="620" w:type="dxa"/>
            <w:shd w:val="clear" w:color="auto" w:fill="auto"/>
          </w:tcPr>
          <w:p w14:paraId="7899756A" w14:textId="77777777" w:rsidR="002D1F22" w:rsidRDefault="008C4B8E">
            <w:pPr>
              <w:rPr>
                <w:sz w:val="16"/>
                <w:szCs w:val="16"/>
              </w:rPr>
            </w:pPr>
            <w:r>
              <w:rPr>
                <w:sz w:val="16"/>
                <w:szCs w:val="16"/>
              </w:rPr>
              <w:t>13</w:t>
            </w:r>
          </w:p>
        </w:tc>
        <w:tc>
          <w:tcPr>
            <w:tcW w:w="1444" w:type="dxa"/>
            <w:shd w:val="clear" w:color="auto" w:fill="auto"/>
          </w:tcPr>
          <w:p w14:paraId="323A4C42" w14:textId="77777777" w:rsidR="002D1F22" w:rsidRDefault="008C4B8E">
            <w:pPr>
              <w:rPr>
                <w:sz w:val="16"/>
                <w:szCs w:val="16"/>
              </w:rPr>
            </w:pPr>
            <w:r>
              <w:rPr>
                <w:sz w:val="16"/>
                <w:szCs w:val="16"/>
              </w:rPr>
              <w:t>USB_TDO</w:t>
            </w:r>
          </w:p>
        </w:tc>
        <w:tc>
          <w:tcPr>
            <w:tcW w:w="1163" w:type="dxa"/>
            <w:shd w:val="clear" w:color="auto" w:fill="auto"/>
          </w:tcPr>
          <w:p w14:paraId="018C576C" w14:textId="77777777" w:rsidR="002D1F22" w:rsidRDefault="008C4B8E">
            <w:pPr>
              <w:rPr>
                <w:sz w:val="16"/>
                <w:szCs w:val="16"/>
              </w:rPr>
            </w:pPr>
            <w:r>
              <w:rPr>
                <w:sz w:val="16"/>
                <w:szCs w:val="16"/>
              </w:rPr>
              <w:t>O</w:t>
            </w:r>
          </w:p>
        </w:tc>
        <w:tc>
          <w:tcPr>
            <w:tcW w:w="726" w:type="dxa"/>
            <w:shd w:val="clear" w:color="auto" w:fill="auto"/>
          </w:tcPr>
          <w:p w14:paraId="00027CBE" w14:textId="77777777" w:rsidR="002D1F22" w:rsidRDefault="008C4B8E">
            <w:pPr>
              <w:rPr>
                <w:sz w:val="16"/>
                <w:szCs w:val="16"/>
              </w:rPr>
            </w:pPr>
            <w:r>
              <w:rPr>
                <w:sz w:val="16"/>
                <w:szCs w:val="16"/>
              </w:rPr>
              <w:t>+2.5V</w:t>
            </w:r>
          </w:p>
        </w:tc>
        <w:tc>
          <w:tcPr>
            <w:tcW w:w="6009" w:type="dxa"/>
            <w:shd w:val="clear" w:color="auto" w:fill="auto"/>
          </w:tcPr>
          <w:p w14:paraId="7A782278" w14:textId="77777777" w:rsidR="002D1F22" w:rsidRDefault="008C4B8E">
            <w:pPr>
              <w:rPr>
                <w:sz w:val="16"/>
                <w:szCs w:val="16"/>
              </w:rPr>
            </w:pPr>
            <w:r>
              <w:rPr>
                <w:sz w:val="16"/>
                <w:szCs w:val="16"/>
              </w:rPr>
              <w:t>JTAG TDO Output</w:t>
            </w:r>
          </w:p>
        </w:tc>
      </w:tr>
      <w:tr w:rsidR="002D1F22" w14:paraId="74C0C6DD" w14:textId="77777777">
        <w:tc>
          <w:tcPr>
            <w:tcW w:w="620" w:type="dxa"/>
            <w:shd w:val="clear" w:color="auto" w:fill="auto"/>
          </w:tcPr>
          <w:p w14:paraId="444AF506" w14:textId="77777777" w:rsidR="002D1F22" w:rsidRDefault="008C4B8E">
            <w:pPr>
              <w:rPr>
                <w:sz w:val="16"/>
                <w:szCs w:val="16"/>
              </w:rPr>
            </w:pPr>
            <w:r>
              <w:rPr>
                <w:sz w:val="16"/>
                <w:szCs w:val="16"/>
              </w:rPr>
              <w:t>14</w:t>
            </w:r>
          </w:p>
        </w:tc>
        <w:tc>
          <w:tcPr>
            <w:tcW w:w="1444" w:type="dxa"/>
            <w:shd w:val="clear" w:color="auto" w:fill="auto"/>
          </w:tcPr>
          <w:p w14:paraId="0AA6CC69" w14:textId="77777777" w:rsidR="002D1F22" w:rsidRDefault="008C4B8E">
            <w:pPr>
              <w:rPr>
                <w:sz w:val="16"/>
                <w:szCs w:val="16"/>
              </w:rPr>
            </w:pPr>
            <w:r>
              <w:rPr>
                <w:sz w:val="16"/>
                <w:szCs w:val="16"/>
              </w:rPr>
              <w:t>GND</w:t>
            </w:r>
          </w:p>
        </w:tc>
        <w:tc>
          <w:tcPr>
            <w:tcW w:w="1163" w:type="dxa"/>
            <w:shd w:val="clear" w:color="auto" w:fill="auto"/>
          </w:tcPr>
          <w:p w14:paraId="3BFC9AD5" w14:textId="77777777" w:rsidR="002D1F22" w:rsidRDefault="008C4B8E">
            <w:pPr>
              <w:rPr>
                <w:sz w:val="16"/>
                <w:szCs w:val="16"/>
              </w:rPr>
            </w:pPr>
            <w:r>
              <w:rPr>
                <w:sz w:val="16"/>
                <w:szCs w:val="16"/>
              </w:rPr>
              <w:t>PWR</w:t>
            </w:r>
          </w:p>
        </w:tc>
        <w:tc>
          <w:tcPr>
            <w:tcW w:w="726" w:type="dxa"/>
            <w:shd w:val="clear" w:color="auto" w:fill="auto"/>
          </w:tcPr>
          <w:p w14:paraId="64CCAA2E" w14:textId="77777777" w:rsidR="002D1F22" w:rsidRDefault="008C4B8E">
            <w:pPr>
              <w:rPr>
                <w:sz w:val="16"/>
                <w:szCs w:val="16"/>
              </w:rPr>
            </w:pPr>
            <w:r>
              <w:rPr>
                <w:sz w:val="16"/>
                <w:szCs w:val="16"/>
              </w:rPr>
              <w:t>0V</w:t>
            </w:r>
          </w:p>
        </w:tc>
        <w:tc>
          <w:tcPr>
            <w:tcW w:w="6009" w:type="dxa"/>
            <w:shd w:val="clear" w:color="auto" w:fill="auto"/>
          </w:tcPr>
          <w:p w14:paraId="1AA98785" w14:textId="77777777" w:rsidR="002D1F22" w:rsidRDefault="008C4B8E">
            <w:pPr>
              <w:keepNext/>
              <w:rPr>
                <w:sz w:val="16"/>
                <w:szCs w:val="16"/>
              </w:rPr>
            </w:pPr>
            <w:r>
              <w:rPr>
                <w:sz w:val="16"/>
                <w:szCs w:val="16"/>
              </w:rPr>
              <w:t>Ground</w:t>
            </w:r>
          </w:p>
        </w:tc>
      </w:tr>
      <w:tr w:rsidR="002D1F22" w14:paraId="05F6BC90" w14:textId="77777777">
        <w:tc>
          <w:tcPr>
            <w:tcW w:w="620" w:type="dxa"/>
            <w:shd w:val="clear" w:color="auto" w:fill="auto"/>
          </w:tcPr>
          <w:p w14:paraId="229A0C6A" w14:textId="77777777" w:rsidR="002D1F22" w:rsidRDefault="008C4B8E">
            <w:pPr>
              <w:rPr>
                <w:sz w:val="16"/>
                <w:szCs w:val="16"/>
              </w:rPr>
            </w:pPr>
            <w:r>
              <w:rPr>
                <w:sz w:val="16"/>
                <w:szCs w:val="16"/>
              </w:rPr>
              <w:t>15</w:t>
            </w:r>
          </w:p>
        </w:tc>
        <w:tc>
          <w:tcPr>
            <w:tcW w:w="1444" w:type="dxa"/>
            <w:shd w:val="clear" w:color="auto" w:fill="auto"/>
          </w:tcPr>
          <w:p w14:paraId="0ADB095D" w14:textId="77777777" w:rsidR="002D1F22" w:rsidRDefault="008C4B8E">
            <w:pPr>
              <w:rPr>
                <w:sz w:val="16"/>
                <w:szCs w:val="16"/>
              </w:rPr>
            </w:pPr>
            <w:r>
              <w:rPr>
                <w:sz w:val="16"/>
                <w:szCs w:val="16"/>
              </w:rPr>
              <w:t>USB_N_SRST</w:t>
            </w:r>
          </w:p>
        </w:tc>
        <w:tc>
          <w:tcPr>
            <w:tcW w:w="1163" w:type="dxa"/>
            <w:shd w:val="clear" w:color="auto" w:fill="auto"/>
          </w:tcPr>
          <w:p w14:paraId="1002F9DF" w14:textId="77777777" w:rsidR="002D1F22" w:rsidRDefault="008C4B8E">
            <w:pPr>
              <w:rPr>
                <w:sz w:val="16"/>
                <w:szCs w:val="16"/>
              </w:rPr>
            </w:pPr>
            <w:r>
              <w:rPr>
                <w:sz w:val="16"/>
                <w:szCs w:val="16"/>
              </w:rPr>
              <w:t>I</w:t>
            </w:r>
          </w:p>
        </w:tc>
        <w:tc>
          <w:tcPr>
            <w:tcW w:w="726" w:type="dxa"/>
            <w:shd w:val="clear" w:color="auto" w:fill="auto"/>
          </w:tcPr>
          <w:p w14:paraId="5D38A59E" w14:textId="77777777" w:rsidR="002D1F22" w:rsidRDefault="008C4B8E">
            <w:pPr>
              <w:rPr>
                <w:sz w:val="16"/>
                <w:szCs w:val="16"/>
              </w:rPr>
            </w:pPr>
            <w:r>
              <w:rPr>
                <w:sz w:val="16"/>
                <w:szCs w:val="16"/>
              </w:rPr>
              <w:t>+2.5V</w:t>
            </w:r>
          </w:p>
        </w:tc>
        <w:tc>
          <w:tcPr>
            <w:tcW w:w="6009" w:type="dxa"/>
            <w:shd w:val="clear" w:color="auto" w:fill="auto"/>
          </w:tcPr>
          <w:p w14:paraId="613694C9" w14:textId="77777777" w:rsidR="002D1F22" w:rsidRDefault="008C4B8E">
            <w:pPr>
              <w:keepNext/>
              <w:rPr>
                <w:sz w:val="16"/>
                <w:szCs w:val="16"/>
              </w:rPr>
            </w:pPr>
            <w:r>
              <w:rPr>
                <w:sz w:val="16"/>
                <w:szCs w:val="16"/>
              </w:rPr>
              <w:t>Active Low Debug Reset Input</w:t>
            </w:r>
          </w:p>
        </w:tc>
      </w:tr>
      <w:tr w:rsidR="002D1F22" w14:paraId="3C57391D" w14:textId="77777777">
        <w:tc>
          <w:tcPr>
            <w:tcW w:w="620" w:type="dxa"/>
            <w:shd w:val="clear" w:color="auto" w:fill="auto"/>
          </w:tcPr>
          <w:p w14:paraId="65AC961C" w14:textId="77777777" w:rsidR="002D1F22" w:rsidRDefault="008C4B8E">
            <w:pPr>
              <w:rPr>
                <w:sz w:val="16"/>
                <w:szCs w:val="16"/>
              </w:rPr>
            </w:pPr>
            <w:r>
              <w:rPr>
                <w:sz w:val="16"/>
                <w:szCs w:val="16"/>
              </w:rPr>
              <w:t>16</w:t>
            </w:r>
          </w:p>
        </w:tc>
        <w:tc>
          <w:tcPr>
            <w:tcW w:w="1444" w:type="dxa"/>
            <w:shd w:val="clear" w:color="auto" w:fill="auto"/>
          </w:tcPr>
          <w:p w14:paraId="29079A0C" w14:textId="77777777" w:rsidR="002D1F22" w:rsidRDefault="008C4B8E">
            <w:pPr>
              <w:rPr>
                <w:sz w:val="16"/>
                <w:szCs w:val="16"/>
              </w:rPr>
            </w:pPr>
            <w:r>
              <w:rPr>
                <w:sz w:val="16"/>
                <w:szCs w:val="16"/>
              </w:rPr>
              <w:t>GND</w:t>
            </w:r>
          </w:p>
        </w:tc>
        <w:tc>
          <w:tcPr>
            <w:tcW w:w="1163" w:type="dxa"/>
            <w:shd w:val="clear" w:color="auto" w:fill="auto"/>
          </w:tcPr>
          <w:p w14:paraId="23AD8B17" w14:textId="77777777" w:rsidR="002D1F22" w:rsidRDefault="008C4B8E">
            <w:pPr>
              <w:rPr>
                <w:sz w:val="16"/>
                <w:szCs w:val="16"/>
              </w:rPr>
            </w:pPr>
            <w:r>
              <w:rPr>
                <w:sz w:val="16"/>
                <w:szCs w:val="16"/>
              </w:rPr>
              <w:t>PWR</w:t>
            </w:r>
          </w:p>
        </w:tc>
        <w:tc>
          <w:tcPr>
            <w:tcW w:w="726" w:type="dxa"/>
            <w:shd w:val="clear" w:color="auto" w:fill="auto"/>
          </w:tcPr>
          <w:p w14:paraId="53BDA4D5" w14:textId="77777777" w:rsidR="002D1F22" w:rsidRDefault="008C4B8E">
            <w:pPr>
              <w:rPr>
                <w:sz w:val="16"/>
                <w:szCs w:val="16"/>
              </w:rPr>
            </w:pPr>
            <w:r>
              <w:rPr>
                <w:sz w:val="16"/>
                <w:szCs w:val="16"/>
              </w:rPr>
              <w:t>0V</w:t>
            </w:r>
          </w:p>
        </w:tc>
        <w:tc>
          <w:tcPr>
            <w:tcW w:w="6009" w:type="dxa"/>
            <w:shd w:val="clear" w:color="auto" w:fill="auto"/>
          </w:tcPr>
          <w:p w14:paraId="2D69510D" w14:textId="77777777" w:rsidR="002D1F22" w:rsidRDefault="008C4B8E">
            <w:pPr>
              <w:keepNext/>
              <w:rPr>
                <w:sz w:val="16"/>
                <w:szCs w:val="16"/>
              </w:rPr>
            </w:pPr>
            <w:r>
              <w:rPr>
                <w:sz w:val="16"/>
                <w:szCs w:val="16"/>
              </w:rPr>
              <w:t>Ground</w:t>
            </w:r>
          </w:p>
        </w:tc>
      </w:tr>
      <w:tr w:rsidR="002D1F22" w14:paraId="37BC7696" w14:textId="77777777">
        <w:tc>
          <w:tcPr>
            <w:tcW w:w="620" w:type="dxa"/>
            <w:shd w:val="clear" w:color="auto" w:fill="auto"/>
          </w:tcPr>
          <w:p w14:paraId="7936DBC2" w14:textId="77777777" w:rsidR="002D1F22" w:rsidRDefault="008C4B8E">
            <w:pPr>
              <w:rPr>
                <w:sz w:val="16"/>
                <w:szCs w:val="16"/>
              </w:rPr>
            </w:pPr>
            <w:r>
              <w:rPr>
                <w:sz w:val="16"/>
                <w:szCs w:val="16"/>
              </w:rPr>
              <w:t>17</w:t>
            </w:r>
          </w:p>
        </w:tc>
        <w:tc>
          <w:tcPr>
            <w:tcW w:w="1444" w:type="dxa"/>
            <w:shd w:val="clear" w:color="auto" w:fill="auto"/>
          </w:tcPr>
          <w:p w14:paraId="48999398" w14:textId="77777777" w:rsidR="002D1F22" w:rsidRDefault="008C4B8E">
            <w:pPr>
              <w:rPr>
                <w:sz w:val="16"/>
                <w:szCs w:val="16"/>
              </w:rPr>
            </w:pPr>
            <w:r>
              <w:rPr>
                <w:sz w:val="16"/>
                <w:szCs w:val="16"/>
              </w:rPr>
              <w:t>NC</w:t>
            </w:r>
          </w:p>
        </w:tc>
        <w:tc>
          <w:tcPr>
            <w:tcW w:w="1163" w:type="dxa"/>
            <w:shd w:val="clear" w:color="auto" w:fill="auto"/>
          </w:tcPr>
          <w:p w14:paraId="46BFFA45" w14:textId="77777777" w:rsidR="002D1F22" w:rsidRDefault="008C4B8E">
            <w:pPr>
              <w:rPr>
                <w:sz w:val="16"/>
                <w:szCs w:val="16"/>
              </w:rPr>
            </w:pPr>
            <w:r>
              <w:rPr>
                <w:sz w:val="16"/>
                <w:szCs w:val="16"/>
              </w:rPr>
              <w:t>No Connect</w:t>
            </w:r>
          </w:p>
        </w:tc>
        <w:tc>
          <w:tcPr>
            <w:tcW w:w="726" w:type="dxa"/>
            <w:shd w:val="clear" w:color="auto" w:fill="auto"/>
          </w:tcPr>
          <w:p w14:paraId="4DF110EB" w14:textId="77777777" w:rsidR="002D1F22" w:rsidRDefault="002D1F22">
            <w:pPr>
              <w:rPr>
                <w:sz w:val="16"/>
                <w:szCs w:val="16"/>
              </w:rPr>
            </w:pPr>
          </w:p>
        </w:tc>
        <w:tc>
          <w:tcPr>
            <w:tcW w:w="6009" w:type="dxa"/>
            <w:shd w:val="clear" w:color="auto" w:fill="auto"/>
          </w:tcPr>
          <w:p w14:paraId="3422D7C5" w14:textId="77777777" w:rsidR="002D1F22" w:rsidRDefault="008C4B8E">
            <w:pPr>
              <w:keepNext/>
              <w:rPr>
                <w:sz w:val="16"/>
                <w:szCs w:val="16"/>
              </w:rPr>
            </w:pPr>
            <w:r>
              <w:rPr>
                <w:sz w:val="16"/>
                <w:szCs w:val="16"/>
              </w:rPr>
              <w:t>Not Connected</w:t>
            </w:r>
          </w:p>
        </w:tc>
      </w:tr>
      <w:tr w:rsidR="002D1F22" w14:paraId="33953487" w14:textId="77777777">
        <w:tc>
          <w:tcPr>
            <w:tcW w:w="620" w:type="dxa"/>
            <w:shd w:val="clear" w:color="auto" w:fill="auto"/>
          </w:tcPr>
          <w:p w14:paraId="541E200C" w14:textId="77777777" w:rsidR="002D1F22" w:rsidRDefault="008C4B8E">
            <w:pPr>
              <w:rPr>
                <w:sz w:val="16"/>
                <w:szCs w:val="16"/>
              </w:rPr>
            </w:pPr>
            <w:r>
              <w:rPr>
                <w:sz w:val="16"/>
                <w:szCs w:val="16"/>
              </w:rPr>
              <w:t>18</w:t>
            </w:r>
          </w:p>
        </w:tc>
        <w:tc>
          <w:tcPr>
            <w:tcW w:w="1444" w:type="dxa"/>
            <w:shd w:val="clear" w:color="auto" w:fill="auto"/>
          </w:tcPr>
          <w:p w14:paraId="22C0581C" w14:textId="77777777" w:rsidR="002D1F22" w:rsidRDefault="008C4B8E">
            <w:pPr>
              <w:rPr>
                <w:sz w:val="16"/>
                <w:szCs w:val="16"/>
              </w:rPr>
            </w:pPr>
            <w:r>
              <w:rPr>
                <w:sz w:val="16"/>
                <w:szCs w:val="16"/>
              </w:rPr>
              <w:t>GND</w:t>
            </w:r>
          </w:p>
        </w:tc>
        <w:tc>
          <w:tcPr>
            <w:tcW w:w="1163" w:type="dxa"/>
            <w:shd w:val="clear" w:color="auto" w:fill="auto"/>
          </w:tcPr>
          <w:p w14:paraId="4800E54A" w14:textId="77777777" w:rsidR="002D1F22" w:rsidRDefault="008C4B8E">
            <w:pPr>
              <w:rPr>
                <w:sz w:val="16"/>
                <w:szCs w:val="16"/>
              </w:rPr>
            </w:pPr>
            <w:r>
              <w:rPr>
                <w:sz w:val="16"/>
                <w:szCs w:val="16"/>
              </w:rPr>
              <w:t>PWR</w:t>
            </w:r>
          </w:p>
        </w:tc>
        <w:tc>
          <w:tcPr>
            <w:tcW w:w="726" w:type="dxa"/>
            <w:shd w:val="clear" w:color="auto" w:fill="auto"/>
          </w:tcPr>
          <w:p w14:paraId="65692DC9" w14:textId="77777777" w:rsidR="002D1F22" w:rsidRDefault="008C4B8E">
            <w:pPr>
              <w:rPr>
                <w:sz w:val="16"/>
                <w:szCs w:val="16"/>
              </w:rPr>
            </w:pPr>
            <w:r>
              <w:rPr>
                <w:sz w:val="16"/>
                <w:szCs w:val="16"/>
              </w:rPr>
              <w:t>0V</w:t>
            </w:r>
          </w:p>
        </w:tc>
        <w:tc>
          <w:tcPr>
            <w:tcW w:w="6009" w:type="dxa"/>
            <w:shd w:val="clear" w:color="auto" w:fill="auto"/>
          </w:tcPr>
          <w:p w14:paraId="0F0E5310" w14:textId="77777777" w:rsidR="002D1F22" w:rsidRDefault="008C4B8E">
            <w:pPr>
              <w:keepNext/>
              <w:rPr>
                <w:sz w:val="16"/>
                <w:szCs w:val="16"/>
              </w:rPr>
            </w:pPr>
            <w:r>
              <w:rPr>
                <w:sz w:val="16"/>
                <w:szCs w:val="16"/>
              </w:rPr>
              <w:t>Ground</w:t>
            </w:r>
          </w:p>
        </w:tc>
      </w:tr>
      <w:tr w:rsidR="002D1F22" w14:paraId="5C5A9739" w14:textId="77777777">
        <w:tc>
          <w:tcPr>
            <w:tcW w:w="620" w:type="dxa"/>
            <w:shd w:val="clear" w:color="auto" w:fill="auto"/>
          </w:tcPr>
          <w:p w14:paraId="7E0CDCDB" w14:textId="77777777" w:rsidR="002D1F22" w:rsidRDefault="008C4B8E">
            <w:pPr>
              <w:rPr>
                <w:sz w:val="16"/>
                <w:szCs w:val="16"/>
              </w:rPr>
            </w:pPr>
            <w:r>
              <w:rPr>
                <w:sz w:val="16"/>
                <w:szCs w:val="16"/>
              </w:rPr>
              <w:t>19</w:t>
            </w:r>
          </w:p>
        </w:tc>
        <w:tc>
          <w:tcPr>
            <w:tcW w:w="1444" w:type="dxa"/>
            <w:shd w:val="clear" w:color="auto" w:fill="auto"/>
          </w:tcPr>
          <w:p w14:paraId="4E81B824" w14:textId="77777777" w:rsidR="002D1F22" w:rsidRDefault="008C4B8E">
            <w:pPr>
              <w:rPr>
                <w:sz w:val="16"/>
                <w:szCs w:val="16"/>
              </w:rPr>
            </w:pPr>
            <w:r>
              <w:rPr>
                <w:sz w:val="16"/>
                <w:szCs w:val="16"/>
              </w:rPr>
              <w:t>NC</w:t>
            </w:r>
          </w:p>
        </w:tc>
        <w:tc>
          <w:tcPr>
            <w:tcW w:w="1163" w:type="dxa"/>
            <w:shd w:val="clear" w:color="auto" w:fill="auto"/>
          </w:tcPr>
          <w:p w14:paraId="61821D36" w14:textId="77777777" w:rsidR="002D1F22" w:rsidRDefault="008C4B8E">
            <w:pPr>
              <w:rPr>
                <w:sz w:val="16"/>
                <w:szCs w:val="16"/>
              </w:rPr>
            </w:pPr>
            <w:r>
              <w:rPr>
                <w:sz w:val="16"/>
                <w:szCs w:val="16"/>
              </w:rPr>
              <w:t>No Connect</w:t>
            </w:r>
          </w:p>
        </w:tc>
        <w:tc>
          <w:tcPr>
            <w:tcW w:w="726" w:type="dxa"/>
            <w:shd w:val="clear" w:color="auto" w:fill="auto"/>
          </w:tcPr>
          <w:p w14:paraId="57A77C2E" w14:textId="77777777" w:rsidR="002D1F22" w:rsidRDefault="002D1F22">
            <w:pPr>
              <w:rPr>
                <w:sz w:val="16"/>
                <w:szCs w:val="16"/>
              </w:rPr>
            </w:pPr>
          </w:p>
        </w:tc>
        <w:tc>
          <w:tcPr>
            <w:tcW w:w="6009" w:type="dxa"/>
            <w:shd w:val="clear" w:color="auto" w:fill="auto"/>
          </w:tcPr>
          <w:p w14:paraId="4F53C933" w14:textId="77777777" w:rsidR="002D1F22" w:rsidRDefault="008C4B8E">
            <w:pPr>
              <w:keepNext/>
              <w:rPr>
                <w:sz w:val="16"/>
                <w:szCs w:val="16"/>
              </w:rPr>
            </w:pPr>
            <w:r>
              <w:rPr>
                <w:sz w:val="16"/>
                <w:szCs w:val="16"/>
              </w:rPr>
              <w:t>Not Connected</w:t>
            </w:r>
          </w:p>
        </w:tc>
      </w:tr>
      <w:tr w:rsidR="002D1F22" w14:paraId="4BB7255B" w14:textId="77777777">
        <w:tc>
          <w:tcPr>
            <w:tcW w:w="620" w:type="dxa"/>
            <w:shd w:val="clear" w:color="auto" w:fill="auto"/>
          </w:tcPr>
          <w:p w14:paraId="1A683C8D" w14:textId="77777777" w:rsidR="002D1F22" w:rsidRDefault="008C4B8E">
            <w:pPr>
              <w:rPr>
                <w:sz w:val="16"/>
                <w:szCs w:val="16"/>
              </w:rPr>
            </w:pPr>
            <w:r>
              <w:rPr>
                <w:sz w:val="16"/>
                <w:szCs w:val="16"/>
              </w:rPr>
              <w:t>20</w:t>
            </w:r>
          </w:p>
        </w:tc>
        <w:tc>
          <w:tcPr>
            <w:tcW w:w="1444" w:type="dxa"/>
            <w:shd w:val="clear" w:color="auto" w:fill="auto"/>
          </w:tcPr>
          <w:p w14:paraId="2BE7B4B5" w14:textId="77777777" w:rsidR="002D1F22" w:rsidRDefault="008C4B8E">
            <w:pPr>
              <w:rPr>
                <w:sz w:val="16"/>
                <w:szCs w:val="16"/>
              </w:rPr>
            </w:pPr>
            <w:r>
              <w:rPr>
                <w:sz w:val="16"/>
                <w:szCs w:val="16"/>
              </w:rPr>
              <w:t>GND</w:t>
            </w:r>
          </w:p>
        </w:tc>
        <w:tc>
          <w:tcPr>
            <w:tcW w:w="1163" w:type="dxa"/>
            <w:shd w:val="clear" w:color="auto" w:fill="auto"/>
          </w:tcPr>
          <w:p w14:paraId="730C422B" w14:textId="77777777" w:rsidR="002D1F22" w:rsidRDefault="008C4B8E">
            <w:pPr>
              <w:rPr>
                <w:sz w:val="16"/>
                <w:szCs w:val="16"/>
              </w:rPr>
            </w:pPr>
            <w:r>
              <w:rPr>
                <w:sz w:val="16"/>
                <w:szCs w:val="16"/>
              </w:rPr>
              <w:t>PWR</w:t>
            </w:r>
          </w:p>
        </w:tc>
        <w:tc>
          <w:tcPr>
            <w:tcW w:w="726" w:type="dxa"/>
            <w:shd w:val="clear" w:color="auto" w:fill="auto"/>
          </w:tcPr>
          <w:p w14:paraId="3853513A" w14:textId="77777777" w:rsidR="002D1F22" w:rsidRDefault="008C4B8E">
            <w:pPr>
              <w:rPr>
                <w:sz w:val="16"/>
                <w:szCs w:val="16"/>
              </w:rPr>
            </w:pPr>
            <w:r>
              <w:rPr>
                <w:sz w:val="16"/>
                <w:szCs w:val="16"/>
              </w:rPr>
              <w:t>0V</w:t>
            </w:r>
          </w:p>
        </w:tc>
        <w:tc>
          <w:tcPr>
            <w:tcW w:w="6009" w:type="dxa"/>
            <w:shd w:val="clear" w:color="auto" w:fill="auto"/>
          </w:tcPr>
          <w:p w14:paraId="6F5FDD3B" w14:textId="77777777" w:rsidR="002D1F22" w:rsidRDefault="008C4B8E">
            <w:pPr>
              <w:keepNext/>
              <w:rPr>
                <w:sz w:val="16"/>
                <w:szCs w:val="16"/>
              </w:rPr>
            </w:pPr>
            <w:r>
              <w:rPr>
                <w:sz w:val="16"/>
                <w:szCs w:val="16"/>
              </w:rPr>
              <w:t>Ground</w:t>
            </w:r>
          </w:p>
        </w:tc>
      </w:tr>
    </w:tbl>
    <w:p w14:paraId="4C20F6E3" w14:textId="77777777" w:rsidR="002D1F22" w:rsidRDefault="008C4B8E">
      <w:pPr>
        <w:pStyle w:val="Caption"/>
        <w:jc w:val="center"/>
      </w:pPr>
      <w:r>
        <w:t xml:space="preserve">Figure </w:t>
      </w:r>
      <w:r>
        <w:fldChar w:fldCharType="begin"/>
      </w:r>
      <w:r>
        <w:instrText>SEQ Figure \* ARABIC</w:instrText>
      </w:r>
      <w:r>
        <w:fldChar w:fldCharType="separate"/>
      </w:r>
      <w:r>
        <w:t>10</w:t>
      </w:r>
      <w:r>
        <w:fldChar w:fldCharType="end"/>
      </w:r>
      <w:r>
        <w:t>: AVS-0019 FX3 Debug Connector (J3) Pinout</w:t>
      </w:r>
    </w:p>
    <w:p w14:paraId="27AC52B6" w14:textId="77777777" w:rsidR="002D1F22" w:rsidRDefault="002D1F22"/>
    <w:p w14:paraId="18EDC758" w14:textId="77777777" w:rsidR="002D1F22" w:rsidRDefault="002D1F22"/>
    <w:tbl>
      <w:tblPr>
        <w:tblStyle w:val="TableGrid"/>
        <w:tblW w:w="9962" w:type="dxa"/>
        <w:tblLook w:val="04A0" w:firstRow="1" w:lastRow="0" w:firstColumn="1" w:lastColumn="0" w:noHBand="0" w:noVBand="1"/>
      </w:tblPr>
      <w:tblGrid>
        <w:gridCol w:w="620"/>
        <w:gridCol w:w="1444"/>
        <w:gridCol w:w="1163"/>
        <w:gridCol w:w="726"/>
        <w:gridCol w:w="6009"/>
      </w:tblGrid>
      <w:tr w:rsidR="002D1F22" w14:paraId="621305C0" w14:textId="77777777">
        <w:tc>
          <w:tcPr>
            <w:tcW w:w="9962" w:type="dxa"/>
            <w:gridSpan w:val="5"/>
            <w:shd w:val="clear" w:color="auto" w:fill="B4C6E7" w:themeFill="accent1" w:themeFillTint="66"/>
          </w:tcPr>
          <w:p w14:paraId="7505296C" w14:textId="77777777" w:rsidR="002D1F22" w:rsidRDefault="008C4B8E">
            <w:pPr>
              <w:jc w:val="center"/>
              <w:rPr>
                <w:sz w:val="20"/>
                <w:szCs w:val="20"/>
              </w:rPr>
            </w:pPr>
            <w:r>
              <w:rPr>
                <w:sz w:val="20"/>
                <w:szCs w:val="20"/>
              </w:rPr>
              <w:t>AVS-0019 GPIO Connector (J4) Pinout</w:t>
            </w:r>
          </w:p>
        </w:tc>
      </w:tr>
      <w:tr w:rsidR="002D1F22" w14:paraId="194495B6" w14:textId="77777777">
        <w:tc>
          <w:tcPr>
            <w:tcW w:w="620" w:type="dxa"/>
            <w:shd w:val="clear" w:color="auto" w:fill="auto"/>
          </w:tcPr>
          <w:p w14:paraId="0ED077C9" w14:textId="77777777" w:rsidR="002D1F22" w:rsidRDefault="008C4B8E">
            <w:pPr>
              <w:rPr>
                <w:b/>
                <w:bCs/>
                <w:sz w:val="16"/>
                <w:szCs w:val="16"/>
              </w:rPr>
            </w:pPr>
            <w:r>
              <w:rPr>
                <w:b/>
                <w:bCs/>
                <w:sz w:val="16"/>
                <w:szCs w:val="16"/>
              </w:rPr>
              <w:t>Pin</w:t>
            </w:r>
          </w:p>
        </w:tc>
        <w:tc>
          <w:tcPr>
            <w:tcW w:w="1444" w:type="dxa"/>
            <w:shd w:val="clear" w:color="auto" w:fill="auto"/>
          </w:tcPr>
          <w:p w14:paraId="6E90161C" w14:textId="77777777" w:rsidR="002D1F22" w:rsidRDefault="008C4B8E">
            <w:pPr>
              <w:rPr>
                <w:b/>
                <w:bCs/>
                <w:sz w:val="16"/>
                <w:szCs w:val="16"/>
              </w:rPr>
            </w:pPr>
            <w:r>
              <w:rPr>
                <w:b/>
                <w:bCs/>
                <w:sz w:val="16"/>
                <w:szCs w:val="16"/>
              </w:rPr>
              <w:t>Signal Name</w:t>
            </w:r>
          </w:p>
        </w:tc>
        <w:tc>
          <w:tcPr>
            <w:tcW w:w="1163" w:type="dxa"/>
            <w:shd w:val="clear" w:color="auto" w:fill="auto"/>
          </w:tcPr>
          <w:p w14:paraId="28AD23F0" w14:textId="77777777" w:rsidR="002D1F22" w:rsidRDefault="008C4B8E">
            <w:pPr>
              <w:rPr>
                <w:b/>
                <w:bCs/>
                <w:sz w:val="16"/>
                <w:szCs w:val="16"/>
              </w:rPr>
            </w:pPr>
            <w:r>
              <w:rPr>
                <w:b/>
                <w:bCs/>
                <w:sz w:val="16"/>
                <w:szCs w:val="16"/>
              </w:rPr>
              <w:t>DIR/ PWR</w:t>
            </w:r>
          </w:p>
        </w:tc>
        <w:tc>
          <w:tcPr>
            <w:tcW w:w="726" w:type="dxa"/>
            <w:shd w:val="clear" w:color="auto" w:fill="auto"/>
          </w:tcPr>
          <w:p w14:paraId="15487A18" w14:textId="77777777" w:rsidR="002D1F22" w:rsidRDefault="008C4B8E">
            <w:pPr>
              <w:rPr>
                <w:b/>
                <w:bCs/>
                <w:sz w:val="16"/>
                <w:szCs w:val="16"/>
              </w:rPr>
            </w:pPr>
            <w:r>
              <w:rPr>
                <w:b/>
                <w:bCs/>
                <w:sz w:val="16"/>
                <w:szCs w:val="16"/>
              </w:rPr>
              <w:t xml:space="preserve">Voltage </w:t>
            </w:r>
          </w:p>
        </w:tc>
        <w:tc>
          <w:tcPr>
            <w:tcW w:w="6009" w:type="dxa"/>
            <w:shd w:val="clear" w:color="auto" w:fill="auto"/>
          </w:tcPr>
          <w:p w14:paraId="18809E46" w14:textId="77777777" w:rsidR="002D1F22" w:rsidRDefault="008C4B8E">
            <w:pPr>
              <w:rPr>
                <w:b/>
                <w:bCs/>
                <w:sz w:val="16"/>
                <w:szCs w:val="16"/>
              </w:rPr>
            </w:pPr>
            <w:r>
              <w:rPr>
                <w:b/>
                <w:bCs/>
                <w:sz w:val="16"/>
                <w:szCs w:val="16"/>
              </w:rPr>
              <w:t>Definition</w:t>
            </w:r>
          </w:p>
        </w:tc>
      </w:tr>
      <w:tr w:rsidR="002D1F22" w14:paraId="76AA92A2" w14:textId="77777777">
        <w:tc>
          <w:tcPr>
            <w:tcW w:w="620" w:type="dxa"/>
            <w:shd w:val="clear" w:color="auto" w:fill="auto"/>
          </w:tcPr>
          <w:p w14:paraId="77301605" w14:textId="77777777" w:rsidR="002D1F22" w:rsidRDefault="008C4B8E">
            <w:pPr>
              <w:rPr>
                <w:sz w:val="16"/>
                <w:szCs w:val="16"/>
              </w:rPr>
            </w:pPr>
            <w:r>
              <w:rPr>
                <w:sz w:val="16"/>
                <w:szCs w:val="16"/>
              </w:rPr>
              <w:t>1</w:t>
            </w:r>
          </w:p>
        </w:tc>
        <w:tc>
          <w:tcPr>
            <w:tcW w:w="1444" w:type="dxa"/>
            <w:shd w:val="clear" w:color="auto" w:fill="auto"/>
          </w:tcPr>
          <w:p w14:paraId="0AC9B2C8" w14:textId="77777777" w:rsidR="002D1F22" w:rsidRDefault="008C4B8E">
            <w:pPr>
              <w:rPr>
                <w:sz w:val="16"/>
                <w:szCs w:val="16"/>
              </w:rPr>
            </w:pPr>
            <w:r>
              <w:rPr>
                <w:sz w:val="16"/>
                <w:szCs w:val="16"/>
              </w:rPr>
              <w:t>+3p3V</w:t>
            </w:r>
          </w:p>
        </w:tc>
        <w:tc>
          <w:tcPr>
            <w:tcW w:w="1163" w:type="dxa"/>
            <w:shd w:val="clear" w:color="auto" w:fill="auto"/>
          </w:tcPr>
          <w:p w14:paraId="76DC6AF6" w14:textId="77777777" w:rsidR="002D1F22" w:rsidRDefault="008C4B8E">
            <w:pPr>
              <w:rPr>
                <w:sz w:val="16"/>
                <w:szCs w:val="16"/>
              </w:rPr>
            </w:pPr>
            <w:r>
              <w:rPr>
                <w:sz w:val="16"/>
                <w:szCs w:val="16"/>
              </w:rPr>
              <w:t>PWR</w:t>
            </w:r>
          </w:p>
        </w:tc>
        <w:tc>
          <w:tcPr>
            <w:tcW w:w="726" w:type="dxa"/>
            <w:shd w:val="clear" w:color="auto" w:fill="auto"/>
          </w:tcPr>
          <w:p w14:paraId="01004413" w14:textId="77777777" w:rsidR="002D1F22" w:rsidRDefault="008C4B8E">
            <w:pPr>
              <w:rPr>
                <w:sz w:val="16"/>
                <w:szCs w:val="16"/>
              </w:rPr>
            </w:pPr>
            <w:r>
              <w:rPr>
                <w:sz w:val="16"/>
                <w:szCs w:val="16"/>
              </w:rPr>
              <w:t>+3.3V</w:t>
            </w:r>
          </w:p>
        </w:tc>
        <w:tc>
          <w:tcPr>
            <w:tcW w:w="6009" w:type="dxa"/>
            <w:shd w:val="clear" w:color="auto" w:fill="auto"/>
          </w:tcPr>
          <w:p w14:paraId="0240452D" w14:textId="77777777" w:rsidR="002D1F22" w:rsidRDefault="008C4B8E">
            <w:pPr>
              <w:rPr>
                <w:sz w:val="16"/>
                <w:szCs w:val="16"/>
              </w:rPr>
            </w:pPr>
            <w:r>
              <w:rPr>
                <w:sz w:val="16"/>
                <w:szCs w:val="16"/>
              </w:rPr>
              <w:t>+3.3V power output</w:t>
            </w:r>
          </w:p>
        </w:tc>
      </w:tr>
      <w:tr w:rsidR="002D1F22" w14:paraId="543DE2FB" w14:textId="77777777">
        <w:tc>
          <w:tcPr>
            <w:tcW w:w="620" w:type="dxa"/>
            <w:shd w:val="clear" w:color="auto" w:fill="auto"/>
          </w:tcPr>
          <w:p w14:paraId="08C83A8A" w14:textId="77777777" w:rsidR="002D1F22" w:rsidRDefault="008C4B8E">
            <w:pPr>
              <w:rPr>
                <w:sz w:val="16"/>
                <w:szCs w:val="16"/>
              </w:rPr>
            </w:pPr>
            <w:r>
              <w:rPr>
                <w:sz w:val="16"/>
                <w:szCs w:val="16"/>
              </w:rPr>
              <w:t>2</w:t>
            </w:r>
          </w:p>
        </w:tc>
        <w:tc>
          <w:tcPr>
            <w:tcW w:w="1444" w:type="dxa"/>
            <w:shd w:val="clear" w:color="auto" w:fill="auto"/>
          </w:tcPr>
          <w:p w14:paraId="047A77A9" w14:textId="77777777" w:rsidR="002D1F22" w:rsidRDefault="008C4B8E">
            <w:pPr>
              <w:rPr>
                <w:sz w:val="16"/>
                <w:szCs w:val="16"/>
              </w:rPr>
            </w:pPr>
            <w:r>
              <w:rPr>
                <w:sz w:val="16"/>
                <w:szCs w:val="16"/>
              </w:rPr>
              <w:t>NC</w:t>
            </w:r>
          </w:p>
        </w:tc>
        <w:tc>
          <w:tcPr>
            <w:tcW w:w="1163" w:type="dxa"/>
            <w:shd w:val="clear" w:color="auto" w:fill="auto"/>
          </w:tcPr>
          <w:p w14:paraId="694D325C" w14:textId="77777777" w:rsidR="002D1F22" w:rsidRDefault="008C4B8E">
            <w:pPr>
              <w:rPr>
                <w:sz w:val="16"/>
                <w:szCs w:val="16"/>
              </w:rPr>
            </w:pPr>
            <w:r>
              <w:rPr>
                <w:sz w:val="16"/>
                <w:szCs w:val="16"/>
              </w:rPr>
              <w:t>No Connect</w:t>
            </w:r>
          </w:p>
        </w:tc>
        <w:tc>
          <w:tcPr>
            <w:tcW w:w="726" w:type="dxa"/>
            <w:shd w:val="clear" w:color="auto" w:fill="auto"/>
          </w:tcPr>
          <w:p w14:paraId="5191D474" w14:textId="77777777" w:rsidR="002D1F22" w:rsidRDefault="002D1F22">
            <w:pPr>
              <w:rPr>
                <w:sz w:val="16"/>
                <w:szCs w:val="16"/>
              </w:rPr>
            </w:pPr>
          </w:p>
        </w:tc>
        <w:tc>
          <w:tcPr>
            <w:tcW w:w="6009" w:type="dxa"/>
            <w:shd w:val="clear" w:color="auto" w:fill="auto"/>
          </w:tcPr>
          <w:p w14:paraId="62904898" w14:textId="77777777" w:rsidR="002D1F22" w:rsidRDefault="008C4B8E">
            <w:pPr>
              <w:rPr>
                <w:sz w:val="16"/>
                <w:szCs w:val="16"/>
              </w:rPr>
            </w:pPr>
            <w:r>
              <w:rPr>
                <w:sz w:val="16"/>
                <w:szCs w:val="16"/>
              </w:rPr>
              <w:t>Not Connected</w:t>
            </w:r>
          </w:p>
        </w:tc>
      </w:tr>
      <w:tr w:rsidR="002D1F22" w14:paraId="389B63EF" w14:textId="77777777">
        <w:tc>
          <w:tcPr>
            <w:tcW w:w="620" w:type="dxa"/>
            <w:shd w:val="clear" w:color="auto" w:fill="auto"/>
          </w:tcPr>
          <w:p w14:paraId="6539A95F" w14:textId="77777777" w:rsidR="002D1F22" w:rsidRDefault="008C4B8E">
            <w:pPr>
              <w:rPr>
                <w:sz w:val="16"/>
                <w:szCs w:val="16"/>
              </w:rPr>
            </w:pPr>
            <w:r>
              <w:rPr>
                <w:sz w:val="16"/>
                <w:szCs w:val="16"/>
              </w:rPr>
              <w:t>3</w:t>
            </w:r>
          </w:p>
        </w:tc>
        <w:tc>
          <w:tcPr>
            <w:tcW w:w="1444" w:type="dxa"/>
            <w:shd w:val="clear" w:color="auto" w:fill="auto"/>
          </w:tcPr>
          <w:p w14:paraId="70239AD1" w14:textId="77777777" w:rsidR="002D1F22" w:rsidRDefault="008C4B8E">
            <w:pPr>
              <w:rPr>
                <w:sz w:val="16"/>
                <w:szCs w:val="16"/>
              </w:rPr>
            </w:pPr>
            <w:r>
              <w:rPr>
                <w:sz w:val="16"/>
                <w:szCs w:val="16"/>
              </w:rPr>
              <w:t>GPIO0</w:t>
            </w:r>
          </w:p>
        </w:tc>
        <w:tc>
          <w:tcPr>
            <w:tcW w:w="1163" w:type="dxa"/>
            <w:shd w:val="clear" w:color="auto" w:fill="auto"/>
          </w:tcPr>
          <w:p w14:paraId="20F7470D" w14:textId="77777777" w:rsidR="002D1F22" w:rsidRDefault="008C4B8E">
            <w:pPr>
              <w:rPr>
                <w:sz w:val="16"/>
                <w:szCs w:val="16"/>
              </w:rPr>
            </w:pPr>
            <w:r>
              <w:rPr>
                <w:sz w:val="16"/>
                <w:szCs w:val="16"/>
              </w:rPr>
              <w:t>IO</w:t>
            </w:r>
          </w:p>
        </w:tc>
        <w:tc>
          <w:tcPr>
            <w:tcW w:w="726" w:type="dxa"/>
            <w:shd w:val="clear" w:color="auto" w:fill="auto"/>
          </w:tcPr>
          <w:p w14:paraId="496D92C4" w14:textId="77777777" w:rsidR="002D1F22" w:rsidRDefault="008C4B8E">
            <w:pPr>
              <w:rPr>
                <w:sz w:val="16"/>
                <w:szCs w:val="16"/>
              </w:rPr>
            </w:pPr>
            <w:r>
              <w:rPr>
                <w:sz w:val="16"/>
                <w:szCs w:val="16"/>
              </w:rPr>
              <w:t>+3.3V</w:t>
            </w:r>
          </w:p>
        </w:tc>
        <w:tc>
          <w:tcPr>
            <w:tcW w:w="6009" w:type="dxa"/>
            <w:shd w:val="clear" w:color="auto" w:fill="auto"/>
          </w:tcPr>
          <w:p w14:paraId="0BA44944" w14:textId="77777777" w:rsidR="002D1F22" w:rsidRDefault="008C4B8E">
            <w:pPr>
              <w:rPr>
                <w:sz w:val="16"/>
                <w:szCs w:val="16"/>
              </w:rPr>
            </w:pPr>
            <w:r>
              <w:rPr>
                <w:sz w:val="16"/>
                <w:szCs w:val="16"/>
              </w:rPr>
              <w:t>GPIO Signal Index0 (Output, Input, Tri-State)</w:t>
            </w:r>
          </w:p>
        </w:tc>
      </w:tr>
      <w:tr w:rsidR="002D1F22" w14:paraId="1DAF22EE" w14:textId="77777777">
        <w:tc>
          <w:tcPr>
            <w:tcW w:w="620" w:type="dxa"/>
            <w:shd w:val="clear" w:color="auto" w:fill="auto"/>
          </w:tcPr>
          <w:p w14:paraId="3C55A470" w14:textId="77777777" w:rsidR="002D1F22" w:rsidRDefault="008C4B8E">
            <w:pPr>
              <w:rPr>
                <w:sz w:val="16"/>
                <w:szCs w:val="16"/>
              </w:rPr>
            </w:pPr>
            <w:r>
              <w:rPr>
                <w:sz w:val="16"/>
                <w:szCs w:val="16"/>
              </w:rPr>
              <w:t>4</w:t>
            </w:r>
          </w:p>
        </w:tc>
        <w:tc>
          <w:tcPr>
            <w:tcW w:w="1444" w:type="dxa"/>
            <w:shd w:val="clear" w:color="auto" w:fill="auto"/>
          </w:tcPr>
          <w:p w14:paraId="3C9223A5" w14:textId="77777777" w:rsidR="002D1F22" w:rsidRDefault="008C4B8E">
            <w:pPr>
              <w:rPr>
                <w:sz w:val="16"/>
                <w:szCs w:val="16"/>
              </w:rPr>
            </w:pPr>
            <w:r>
              <w:rPr>
                <w:sz w:val="16"/>
                <w:szCs w:val="16"/>
              </w:rPr>
              <w:t>GPIO4</w:t>
            </w:r>
          </w:p>
        </w:tc>
        <w:tc>
          <w:tcPr>
            <w:tcW w:w="1163" w:type="dxa"/>
            <w:shd w:val="clear" w:color="auto" w:fill="auto"/>
          </w:tcPr>
          <w:p w14:paraId="4D6E4B4E" w14:textId="77777777" w:rsidR="002D1F22" w:rsidRDefault="008C4B8E">
            <w:pPr>
              <w:rPr>
                <w:sz w:val="16"/>
                <w:szCs w:val="16"/>
              </w:rPr>
            </w:pPr>
            <w:r>
              <w:rPr>
                <w:sz w:val="16"/>
                <w:szCs w:val="16"/>
              </w:rPr>
              <w:t>IO</w:t>
            </w:r>
          </w:p>
        </w:tc>
        <w:tc>
          <w:tcPr>
            <w:tcW w:w="726" w:type="dxa"/>
            <w:shd w:val="clear" w:color="auto" w:fill="auto"/>
          </w:tcPr>
          <w:p w14:paraId="1B4BCB6D" w14:textId="77777777" w:rsidR="002D1F22" w:rsidRDefault="008C4B8E">
            <w:pPr>
              <w:rPr>
                <w:sz w:val="16"/>
                <w:szCs w:val="16"/>
              </w:rPr>
            </w:pPr>
            <w:r>
              <w:rPr>
                <w:sz w:val="16"/>
                <w:szCs w:val="16"/>
              </w:rPr>
              <w:t>+3.3V</w:t>
            </w:r>
          </w:p>
        </w:tc>
        <w:tc>
          <w:tcPr>
            <w:tcW w:w="6009" w:type="dxa"/>
            <w:shd w:val="clear" w:color="auto" w:fill="auto"/>
          </w:tcPr>
          <w:p w14:paraId="45C7D124" w14:textId="77777777" w:rsidR="002D1F22" w:rsidRDefault="008C4B8E">
            <w:pPr>
              <w:rPr>
                <w:sz w:val="16"/>
                <w:szCs w:val="16"/>
              </w:rPr>
            </w:pPr>
            <w:r>
              <w:rPr>
                <w:sz w:val="16"/>
                <w:szCs w:val="16"/>
              </w:rPr>
              <w:t>GPIO Signal Index4 (Output, Input, Tri-State)</w:t>
            </w:r>
          </w:p>
        </w:tc>
      </w:tr>
      <w:tr w:rsidR="002D1F22" w14:paraId="48FD0F88" w14:textId="77777777">
        <w:tc>
          <w:tcPr>
            <w:tcW w:w="620" w:type="dxa"/>
            <w:shd w:val="clear" w:color="auto" w:fill="auto"/>
          </w:tcPr>
          <w:p w14:paraId="62DBB78F" w14:textId="77777777" w:rsidR="002D1F22" w:rsidRDefault="008C4B8E">
            <w:pPr>
              <w:rPr>
                <w:sz w:val="16"/>
                <w:szCs w:val="16"/>
              </w:rPr>
            </w:pPr>
            <w:r>
              <w:rPr>
                <w:sz w:val="16"/>
                <w:szCs w:val="16"/>
              </w:rPr>
              <w:t>5</w:t>
            </w:r>
          </w:p>
        </w:tc>
        <w:tc>
          <w:tcPr>
            <w:tcW w:w="1444" w:type="dxa"/>
            <w:shd w:val="clear" w:color="auto" w:fill="auto"/>
          </w:tcPr>
          <w:p w14:paraId="221DE482" w14:textId="77777777" w:rsidR="002D1F22" w:rsidRDefault="008C4B8E">
            <w:pPr>
              <w:rPr>
                <w:sz w:val="16"/>
                <w:szCs w:val="16"/>
              </w:rPr>
            </w:pPr>
            <w:r>
              <w:rPr>
                <w:sz w:val="16"/>
                <w:szCs w:val="16"/>
              </w:rPr>
              <w:t>GPIO1</w:t>
            </w:r>
          </w:p>
        </w:tc>
        <w:tc>
          <w:tcPr>
            <w:tcW w:w="1163" w:type="dxa"/>
            <w:shd w:val="clear" w:color="auto" w:fill="auto"/>
          </w:tcPr>
          <w:p w14:paraId="6FD416DB" w14:textId="77777777" w:rsidR="002D1F22" w:rsidRDefault="008C4B8E">
            <w:pPr>
              <w:rPr>
                <w:sz w:val="16"/>
                <w:szCs w:val="16"/>
              </w:rPr>
            </w:pPr>
            <w:r>
              <w:rPr>
                <w:sz w:val="16"/>
                <w:szCs w:val="16"/>
              </w:rPr>
              <w:t>IO</w:t>
            </w:r>
          </w:p>
        </w:tc>
        <w:tc>
          <w:tcPr>
            <w:tcW w:w="726" w:type="dxa"/>
            <w:shd w:val="clear" w:color="auto" w:fill="auto"/>
          </w:tcPr>
          <w:p w14:paraId="367DC246" w14:textId="77777777" w:rsidR="002D1F22" w:rsidRDefault="008C4B8E">
            <w:pPr>
              <w:rPr>
                <w:sz w:val="16"/>
                <w:szCs w:val="16"/>
              </w:rPr>
            </w:pPr>
            <w:r>
              <w:rPr>
                <w:sz w:val="16"/>
                <w:szCs w:val="16"/>
              </w:rPr>
              <w:t>+3.3V</w:t>
            </w:r>
          </w:p>
        </w:tc>
        <w:tc>
          <w:tcPr>
            <w:tcW w:w="6009" w:type="dxa"/>
            <w:shd w:val="clear" w:color="auto" w:fill="auto"/>
          </w:tcPr>
          <w:p w14:paraId="1192D4DE" w14:textId="77777777" w:rsidR="002D1F22" w:rsidRDefault="008C4B8E">
            <w:pPr>
              <w:rPr>
                <w:sz w:val="16"/>
                <w:szCs w:val="16"/>
              </w:rPr>
            </w:pPr>
            <w:r>
              <w:rPr>
                <w:sz w:val="16"/>
                <w:szCs w:val="16"/>
              </w:rPr>
              <w:t>GPIO Signal Index1 (Output, Input, Tri-State)</w:t>
            </w:r>
          </w:p>
        </w:tc>
      </w:tr>
      <w:tr w:rsidR="002D1F22" w14:paraId="5C000F60" w14:textId="77777777">
        <w:tc>
          <w:tcPr>
            <w:tcW w:w="620" w:type="dxa"/>
            <w:shd w:val="clear" w:color="auto" w:fill="auto"/>
          </w:tcPr>
          <w:p w14:paraId="2F49A7CE" w14:textId="77777777" w:rsidR="002D1F22" w:rsidRDefault="008C4B8E">
            <w:pPr>
              <w:rPr>
                <w:sz w:val="16"/>
                <w:szCs w:val="16"/>
              </w:rPr>
            </w:pPr>
            <w:r>
              <w:rPr>
                <w:sz w:val="16"/>
                <w:szCs w:val="16"/>
              </w:rPr>
              <w:t>6</w:t>
            </w:r>
          </w:p>
        </w:tc>
        <w:tc>
          <w:tcPr>
            <w:tcW w:w="1444" w:type="dxa"/>
            <w:shd w:val="clear" w:color="auto" w:fill="auto"/>
          </w:tcPr>
          <w:p w14:paraId="37B743AE" w14:textId="77777777" w:rsidR="002D1F22" w:rsidRDefault="008C4B8E">
            <w:pPr>
              <w:rPr>
                <w:sz w:val="16"/>
                <w:szCs w:val="16"/>
              </w:rPr>
            </w:pPr>
            <w:r>
              <w:rPr>
                <w:sz w:val="16"/>
                <w:szCs w:val="16"/>
              </w:rPr>
              <w:t>GPIO5</w:t>
            </w:r>
          </w:p>
        </w:tc>
        <w:tc>
          <w:tcPr>
            <w:tcW w:w="1163" w:type="dxa"/>
            <w:shd w:val="clear" w:color="auto" w:fill="auto"/>
          </w:tcPr>
          <w:p w14:paraId="0CAC4CBF" w14:textId="77777777" w:rsidR="002D1F22" w:rsidRDefault="008C4B8E">
            <w:pPr>
              <w:rPr>
                <w:sz w:val="16"/>
                <w:szCs w:val="16"/>
              </w:rPr>
            </w:pPr>
            <w:r>
              <w:rPr>
                <w:sz w:val="16"/>
                <w:szCs w:val="16"/>
              </w:rPr>
              <w:t>IO</w:t>
            </w:r>
          </w:p>
        </w:tc>
        <w:tc>
          <w:tcPr>
            <w:tcW w:w="726" w:type="dxa"/>
            <w:shd w:val="clear" w:color="auto" w:fill="auto"/>
          </w:tcPr>
          <w:p w14:paraId="4908E964" w14:textId="77777777" w:rsidR="002D1F22" w:rsidRDefault="008C4B8E">
            <w:pPr>
              <w:rPr>
                <w:sz w:val="16"/>
                <w:szCs w:val="16"/>
              </w:rPr>
            </w:pPr>
            <w:r>
              <w:rPr>
                <w:sz w:val="16"/>
                <w:szCs w:val="16"/>
              </w:rPr>
              <w:t>+3.3V</w:t>
            </w:r>
          </w:p>
        </w:tc>
        <w:tc>
          <w:tcPr>
            <w:tcW w:w="6009" w:type="dxa"/>
            <w:shd w:val="clear" w:color="auto" w:fill="auto"/>
          </w:tcPr>
          <w:p w14:paraId="75EE8F65" w14:textId="77777777" w:rsidR="002D1F22" w:rsidRDefault="008C4B8E">
            <w:pPr>
              <w:rPr>
                <w:sz w:val="16"/>
                <w:szCs w:val="16"/>
              </w:rPr>
            </w:pPr>
            <w:r>
              <w:rPr>
                <w:sz w:val="16"/>
                <w:szCs w:val="16"/>
              </w:rPr>
              <w:t>GPIO Signal Index5 (Output, Input, Tri-State)</w:t>
            </w:r>
          </w:p>
        </w:tc>
      </w:tr>
      <w:tr w:rsidR="002D1F22" w14:paraId="2FD15810" w14:textId="77777777">
        <w:tc>
          <w:tcPr>
            <w:tcW w:w="620" w:type="dxa"/>
            <w:shd w:val="clear" w:color="auto" w:fill="auto"/>
          </w:tcPr>
          <w:p w14:paraId="095AAF1E" w14:textId="77777777" w:rsidR="002D1F22" w:rsidRDefault="008C4B8E">
            <w:pPr>
              <w:rPr>
                <w:sz w:val="16"/>
                <w:szCs w:val="16"/>
              </w:rPr>
            </w:pPr>
            <w:r>
              <w:rPr>
                <w:sz w:val="16"/>
                <w:szCs w:val="16"/>
              </w:rPr>
              <w:t>7</w:t>
            </w:r>
          </w:p>
        </w:tc>
        <w:tc>
          <w:tcPr>
            <w:tcW w:w="1444" w:type="dxa"/>
            <w:shd w:val="clear" w:color="auto" w:fill="auto"/>
          </w:tcPr>
          <w:p w14:paraId="76FCD22F" w14:textId="77777777" w:rsidR="002D1F22" w:rsidRDefault="008C4B8E">
            <w:pPr>
              <w:rPr>
                <w:sz w:val="16"/>
                <w:szCs w:val="16"/>
              </w:rPr>
            </w:pPr>
            <w:r>
              <w:rPr>
                <w:sz w:val="16"/>
                <w:szCs w:val="16"/>
              </w:rPr>
              <w:t>GPIO2</w:t>
            </w:r>
          </w:p>
        </w:tc>
        <w:tc>
          <w:tcPr>
            <w:tcW w:w="1163" w:type="dxa"/>
            <w:shd w:val="clear" w:color="auto" w:fill="auto"/>
          </w:tcPr>
          <w:p w14:paraId="5C184F6E" w14:textId="77777777" w:rsidR="002D1F22" w:rsidRDefault="008C4B8E">
            <w:pPr>
              <w:rPr>
                <w:sz w:val="16"/>
                <w:szCs w:val="16"/>
              </w:rPr>
            </w:pPr>
            <w:r>
              <w:rPr>
                <w:sz w:val="16"/>
                <w:szCs w:val="16"/>
              </w:rPr>
              <w:t>IO</w:t>
            </w:r>
          </w:p>
        </w:tc>
        <w:tc>
          <w:tcPr>
            <w:tcW w:w="726" w:type="dxa"/>
            <w:shd w:val="clear" w:color="auto" w:fill="auto"/>
          </w:tcPr>
          <w:p w14:paraId="2BAC20A1" w14:textId="77777777" w:rsidR="002D1F22" w:rsidRDefault="008C4B8E">
            <w:pPr>
              <w:rPr>
                <w:sz w:val="16"/>
                <w:szCs w:val="16"/>
              </w:rPr>
            </w:pPr>
            <w:r>
              <w:rPr>
                <w:sz w:val="16"/>
                <w:szCs w:val="16"/>
              </w:rPr>
              <w:t>+3.3V</w:t>
            </w:r>
          </w:p>
        </w:tc>
        <w:tc>
          <w:tcPr>
            <w:tcW w:w="6009" w:type="dxa"/>
            <w:shd w:val="clear" w:color="auto" w:fill="auto"/>
          </w:tcPr>
          <w:p w14:paraId="056C8906" w14:textId="77777777" w:rsidR="002D1F22" w:rsidRDefault="008C4B8E">
            <w:pPr>
              <w:rPr>
                <w:sz w:val="16"/>
                <w:szCs w:val="16"/>
              </w:rPr>
            </w:pPr>
            <w:r>
              <w:rPr>
                <w:sz w:val="16"/>
                <w:szCs w:val="16"/>
              </w:rPr>
              <w:t>GPIO Signal Index2 (Output, Input, Tri-State)</w:t>
            </w:r>
          </w:p>
        </w:tc>
      </w:tr>
      <w:tr w:rsidR="002D1F22" w14:paraId="3253B910" w14:textId="77777777">
        <w:tc>
          <w:tcPr>
            <w:tcW w:w="620" w:type="dxa"/>
            <w:shd w:val="clear" w:color="auto" w:fill="auto"/>
          </w:tcPr>
          <w:p w14:paraId="0D2C3016" w14:textId="77777777" w:rsidR="002D1F22" w:rsidRDefault="008C4B8E">
            <w:pPr>
              <w:rPr>
                <w:sz w:val="16"/>
                <w:szCs w:val="16"/>
              </w:rPr>
            </w:pPr>
            <w:r>
              <w:rPr>
                <w:sz w:val="16"/>
                <w:szCs w:val="16"/>
              </w:rPr>
              <w:t>8</w:t>
            </w:r>
          </w:p>
        </w:tc>
        <w:tc>
          <w:tcPr>
            <w:tcW w:w="1444" w:type="dxa"/>
            <w:shd w:val="clear" w:color="auto" w:fill="auto"/>
          </w:tcPr>
          <w:p w14:paraId="733D8066" w14:textId="77777777" w:rsidR="002D1F22" w:rsidRDefault="008C4B8E">
            <w:pPr>
              <w:rPr>
                <w:sz w:val="16"/>
                <w:szCs w:val="16"/>
              </w:rPr>
            </w:pPr>
            <w:r>
              <w:rPr>
                <w:sz w:val="16"/>
                <w:szCs w:val="16"/>
              </w:rPr>
              <w:t>GPIO6</w:t>
            </w:r>
          </w:p>
        </w:tc>
        <w:tc>
          <w:tcPr>
            <w:tcW w:w="1163" w:type="dxa"/>
            <w:shd w:val="clear" w:color="auto" w:fill="auto"/>
          </w:tcPr>
          <w:p w14:paraId="1973C30A" w14:textId="77777777" w:rsidR="002D1F22" w:rsidRDefault="008C4B8E">
            <w:pPr>
              <w:rPr>
                <w:sz w:val="16"/>
                <w:szCs w:val="16"/>
              </w:rPr>
            </w:pPr>
            <w:r>
              <w:rPr>
                <w:sz w:val="16"/>
                <w:szCs w:val="16"/>
              </w:rPr>
              <w:t>IO</w:t>
            </w:r>
          </w:p>
        </w:tc>
        <w:tc>
          <w:tcPr>
            <w:tcW w:w="726" w:type="dxa"/>
            <w:shd w:val="clear" w:color="auto" w:fill="auto"/>
          </w:tcPr>
          <w:p w14:paraId="090E2563" w14:textId="77777777" w:rsidR="002D1F22" w:rsidRDefault="008C4B8E">
            <w:pPr>
              <w:rPr>
                <w:sz w:val="16"/>
                <w:szCs w:val="16"/>
              </w:rPr>
            </w:pPr>
            <w:r>
              <w:rPr>
                <w:sz w:val="16"/>
                <w:szCs w:val="16"/>
              </w:rPr>
              <w:t>+3.3V</w:t>
            </w:r>
          </w:p>
        </w:tc>
        <w:tc>
          <w:tcPr>
            <w:tcW w:w="6009" w:type="dxa"/>
            <w:shd w:val="clear" w:color="auto" w:fill="auto"/>
          </w:tcPr>
          <w:p w14:paraId="7EBCF6C4" w14:textId="77777777" w:rsidR="002D1F22" w:rsidRDefault="008C4B8E">
            <w:pPr>
              <w:rPr>
                <w:sz w:val="16"/>
                <w:szCs w:val="16"/>
              </w:rPr>
            </w:pPr>
            <w:r>
              <w:rPr>
                <w:sz w:val="16"/>
                <w:szCs w:val="16"/>
              </w:rPr>
              <w:t>GPIO Signal Index6 (Output, Input, Tri-State)</w:t>
            </w:r>
          </w:p>
        </w:tc>
      </w:tr>
      <w:tr w:rsidR="002D1F22" w14:paraId="4C9FC159" w14:textId="77777777">
        <w:tc>
          <w:tcPr>
            <w:tcW w:w="620" w:type="dxa"/>
            <w:shd w:val="clear" w:color="auto" w:fill="auto"/>
          </w:tcPr>
          <w:p w14:paraId="50EF5807" w14:textId="77777777" w:rsidR="002D1F22" w:rsidRDefault="008C4B8E">
            <w:pPr>
              <w:rPr>
                <w:sz w:val="16"/>
                <w:szCs w:val="16"/>
              </w:rPr>
            </w:pPr>
            <w:r>
              <w:rPr>
                <w:sz w:val="16"/>
                <w:szCs w:val="16"/>
              </w:rPr>
              <w:t>9</w:t>
            </w:r>
          </w:p>
        </w:tc>
        <w:tc>
          <w:tcPr>
            <w:tcW w:w="1444" w:type="dxa"/>
            <w:shd w:val="clear" w:color="auto" w:fill="auto"/>
          </w:tcPr>
          <w:p w14:paraId="0910EDBF" w14:textId="77777777" w:rsidR="002D1F22" w:rsidRDefault="008C4B8E">
            <w:pPr>
              <w:rPr>
                <w:sz w:val="16"/>
                <w:szCs w:val="16"/>
              </w:rPr>
            </w:pPr>
            <w:r>
              <w:rPr>
                <w:sz w:val="16"/>
                <w:szCs w:val="16"/>
              </w:rPr>
              <w:t>GPIO3</w:t>
            </w:r>
          </w:p>
        </w:tc>
        <w:tc>
          <w:tcPr>
            <w:tcW w:w="1163" w:type="dxa"/>
            <w:shd w:val="clear" w:color="auto" w:fill="auto"/>
          </w:tcPr>
          <w:p w14:paraId="697D6CC2" w14:textId="77777777" w:rsidR="002D1F22" w:rsidRDefault="008C4B8E">
            <w:pPr>
              <w:rPr>
                <w:sz w:val="16"/>
                <w:szCs w:val="16"/>
              </w:rPr>
            </w:pPr>
            <w:r>
              <w:rPr>
                <w:sz w:val="16"/>
                <w:szCs w:val="16"/>
              </w:rPr>
              <w:t>IO</w:t>
            </w:r>
          </w:p>
        </w:tc>
        <w:tc>
          <w:tcPr>
            <w:tcW w:w="726" w:type="dxa"/>
            <w:shd w:val="clear" w:color="auto" w:fill="auto"/>
          </w:tcPr>
          <w:p w14:paraId="0BC24D69" w14:textId="77777777" w:rsidR="002D1F22" w:rsidRDefault="008C4B8E">
            <w:pPr>
              <w:rPr>
                <w:sz w:val="16"/>
                <w:szCs w:val="16"/>
              </w:rPr>
            </w:pPr>
            <w:r>
              <w:rPr>
                <w:sz w:val="16"/>
                <w:szCs w:val="16"/>
              </w:rPr>
              <w:t>+3.3V</w:t>
            </w:r>
          </w:p>
        </w:tc>
        <w:tc>
          <w:tcPr>
            <w:tcW w:w="6009" w:type="dxa"/>
            <w:shd w:val="clear" w:color="auto" w:fill="auto"/>
          </w:tcPr>
          <w:p w14:paraId="38205D15" w14:textId="77777777" w:rsidR="002D1F22" w:rsidRDefault="008C4B8E">
            <w:pPr>
              <w:rPr>
                <w:sz w:val="16"/>
                <w:szCs w:val="16"/>
              </w:rPr>
            </w:pPr>
            <w:r>
              <w:rPr>
                <w:sz w:val="16"/>
                <w:szCs w:val="16"/>
              </w:rPr>
              <w:t>GPIO Signal Index3 (Output, Input, Tri-State)</w:t>
            </w:r>
          </w:p>
        </w:tc>
      </w:tr>
      <w:tr w:rsidR="002D1F22" w14:paraId="023A3730" w14:textId="77777777">
        <w:tc>
          <w:tcPr>
            <w:tcW w:w="620" w:type="dxa"/>
            <w:shd w:val="clear" w:color="auto" w:fill="auto"/>
          </w:tcPr>
          <w:p w14:paraId="27C9618E" w14:textId="77777777" w:rsidR="002D1F22" w:rsidRDefault="008C4B8E">
            <w:pPr>
              <w:rPr>
                <w:sz w:val="16"/>
                <w:szCs w:val="16"/>
              </w:rPr>
            </w:pPr>
            <w:r>
              <w:rPr>
                <w:sz w:val="16"/>
                <w:szCs w:val="16"/>
              </w:rPr>
              <w:t>10</w:t>
            </w:r>
          </w:p>
        </w:tc>
        <w:tc>
          <w:tcPr>
            <w:tcW w:w="1444" w:type="dxa"/>
            <w:shd w:val="clear" w:color="auto" w:fill="auto"/>
          </w:tcPr>
          <w:p w14:paraId="73B03F7A" w14:textId="77777777" w:rsidR="002D1F22" w:rsidRDefault="008C4B8E">
            <w:pPr>
              <w:rPr>
                <w:sz w:val="16"/>
                <w:szCs w:val="16"/>
              </w:rPr>
            </w:pPr>
            <w:r>
              <w:rPr>
                <w:sz w:val="16"/>
                <w:szCs w:val="16"/>
              </w:rPr>
              <w:t>GPIO7</w:t>
            </w:r>
          </w:p>
        </w:tc>
        <w:tc>
          <w:tcPr>
            <w:tcW w:w="1163" w:type="dxa"/>
            <w:shd w:val="clear" w:color="auto" w:fill="auto"/>
          </w:tcPr>
          <w:p w14:paraId="4B8022AE" w14:textId="77777777" w:rsidR="002D1F22" w:rsidRDefault="008C4B8E">
            <w:pPr>
              <w:rPr>
                <w:sz w:val="16"/>
                <w:szCs w:val="16"/>
              </w:rPr>
            </w:pPr>
            <w:r>
              <w:rPr>
                <w:sz w:val="16"/>
                <w:szCs w:val="16"/>
              </w:rPr>
              <w:t>IO</w:t>
            </w:r>
          </w:p>
        </w:tc>
        <w:tc>
          <w:tcPr>
            <w:tcW w:w="726" w:type="dxa"/>
            <w:shd w:val="clear" w:color="auto" w:fill="auto"/>
          </w:tcPr>
          <w:p w14:paraId="0DBF54B1" w14:textId="77777777" w:rsidR="002D1F22" w:rsidRDefault="008C4B8E">
            <w:pPr>
              <w:rPr>
                <w:sz w:val="16"/>
                <w:szCs w:val="16"/>
              </w:rPr>
            </w:pPr>
            <w:r>
              <w:rPr>
                <w:sz w:val="16"/>
                <w:szCs w:val="16"/>
              </w:rPr>
              <w:t>+3.3V</w:t>
            </w:r>
          </w:p>
        </w:tc>
        <w:tc>
          <w:tcPr>
            <w:tcW w:w="6009" w:type="dxa"/>
            <w:shd w:val="clear" w:color="auto" w:fill="auto"/>
          </w:tcPr>
          <w:p w14:paraId="0020B7DD" w14:textId="77777777" w:rsidR="002D1F22" w:rsidRDefault="008C4B8E">
            <w:pPr>
              <w:rPr>
                <w:sz w:val="16"/>
                <w:szCs w:val="16"/>
              </w:rPr>
            </w:pPr>
            <w:r>
              <w:rPr>
                <w:sz w:val="16"/>
                <w:szCs w:val="16"/>
              </w:rPr>
              <w:t>GPIO Signal Index7 (Output, Input, Tri-State)</w:t>
            </w:r>
          </w:p>
        </w:tc>
      </w:tr>
      <w:tr w:rsidR="002D1F22" w14:paraId="038C9279" w14:textId="77777777">
        <w:tc>
          <w:tcPr>
            <w:tcW w:w="620" w:type="dxa"/>
            <w:shd w:val="clear" w:color="auto" w:fill="auto"/>
          </w:tcPr>
          <w:p w14:paraId="0E63CBC3" w14:textId="77777777" w:rsidR="002D1F22" w:rsidRDefault="008C4B8E">
            <w:pPr>
              <w:rPr>
                <w:sz w:val="16"/>
                <w:szCs w:val="16"/>
              </w:rPr>
            </w:pPr>
            <w:r>
              <w:rPr>
                <w:sz w:val="16"/>
                <w:szCs w:val="16"/>
              </w:rPr>
              <w:t>11</w:t>
            </w:r>
          </w:p>
        </w:tc>
        <w:tc>
          <w:tcPr>
            <w:tcW w:w="1444" w:type="dxa"/>
            <w:shd w:val="clear" w:color="auto" w:fill="auto"/>
          </w:tcPr>
          <w:p w14:paraId="258CB6D8" w14:textId="77777777" w:rsidR="002D1F22" w:rsidRDefault="008C4B8E">
            <w:pPr>
              <w:rPr>
                <w:sz w:val="16"/>
                <w:szCs w:val="16"/>
              </w:rPr>
            </w:pPr>
            <w:r>
              <w:rPr>
                <w:sz w:val="16"/>
                <w:szCs w:val="16"/>
              </w:rPr>
              <w:t>GND</w:t>
            </w:r>
          </w:p>
        </w:tc>
        <w:tc>
          <w:tcPr>
            <w:tcW w:w="1163" w:type="dxa"/>
            <w:shd w:val="clear" w:color="auto" w:fill="auto"/>
          </w:tcPr>
          <w:p w14:paraId="224F4D35" w14:textId="77777777" w:rsidR="002D1F22" w:rsidRDefault="008C4B8E">
            <w:pPr>
              <w:rPr>
                <w:sz w:val="16"/>
                <w:szCs w:val="16"/>
              </w:rPr>
            </w:pPr>
            <w:r>
              <w:rPr>
                <w:sz w:val="16"/>
                <w:szCs w:val="16"/>
              </w:rPr>
              <w:t>PWR</w:t>
            </w:r>
          </w:p>
        </w:tc>
        <w:tc>
          <w:tcPr>
            <w:tcW w:w="726" w:type="dxa"/>
            <w:shd w:val="clear" w:color="auto" w:fill="auto"/>
          </w:tcPr>
          <w:p w14:paraId="5751A615" w14:textId="77777777" w:rsidR="002D1F22" w:rsidRDefault="008C4B8E">
            <w:pPr>
              <w:rPr>
                <w:sz w:val="16"/>
                <w:szCs w:val="16"/>
              </w:rPr>
            </w:pPr>
            <w:r>
              <w:rPr>
                <w:sz w:val="16"/>
                <w:szCs w:val="16"/>
              </w:rPr>
              <w:t>0V</w:t>
            </w:r>
          </w:p>
        </w:tc>
        <w:tc>
          <w:tcPr>
            <w:tcW w:w="6009" w:type="dxa"/>
            <w:shd w:val="clear" w:color="auto" w:fill="auto"/>
          </w:tcPr>
          <w:p w14:paraId="725D622F" w14:textId="77777777" w:rsidR="002D1F22" w:rsidRDefault="008C4B8E">
            <w:pPr>
              <w:rPr>
                <w:sz w:val="16"/>
                <w:szCs w:val="16"/>
              </w:rPr>
            </w:pPr>
            <w:r>
              <w:rPr>
                <w:sz w:val="16"/>
                <w:szCs w:val="16"/>
              </w:rPr>
              <w:t>Ground</w:t>
            </w:r>
          </w:p>
        </w:tc>
      </w:tr>
      <w:tr w:rsidR="002D1F22" w14:paraId="0F63756A" w14:textId="77777777">
        <w:tc>
          <w:tcPr>
            <w:tcW w:w="620" w:type="dxa"/>
            <w:shd w:val="clear" w:color="auto" w:fill="auto"/>
          </w:tcPr>
          <w:p w14:paraId="42DBE6ED" w14:textId="77777777" w:rsidR="002D1F22" w:rsidRDefault="008C4B8E">
            <w:pPr>
              <w:rPr>
                <w:sz w:val="16"/>
                <w:szCs w:val="16"/>
              </w:rPr>
            </w:pPr>
            <w:r>
              <w:rPr>
                <w:sz w:val="16"/>
                <w:szCs w:val="16"/>
              </w:rPr>
              <w:t>12</w:t>
            </w:r>
          </w:p>
        </w:tc>
        <w:tc>
          <w:tcPr>
            <w:tcW w:w="1444" w:type="dxa"/>
            <w:shd w:val="clear" w:color="auto" w:fill="auto"/>
          </w:tcPr>
          <w:p w14:paraId="0936EA11" w14:textId="77777777" w:rsidR="002D1F22" w:rsidRDefault="008C4B8E">
            <w:pPr>
              <w:rPr>
                <w:sz w:val="16"/>
                <w:szCs w:val="16"/>
              </w:rPr>
            </w:pPr>
            <w:r>
              <w:rPr>
                <w:sz w:val="16"/>
                <w:szCs w:val="16"/>
              </w:rPr>
              <w:t>NC</w:t>
            </w:r>
          </w:p>
        </w:tc>
        <w:tc>
          <w:tcPr>
            <w:tcW w:w="1163" w:type="dxa"/>
            <w:shd w:val="clear" w:color="auto" w:fill="auto"/>
          </w:tcPr>
          <w:p w14:paraId="1ABE4B18" w14:textId="77777777" w:rsidR="002D1F22" w:rsidRDefault="008C4B8E">
            <w:pPr>
              <w:rPr>
                <w:sz w:val="16"/>
                <w:szCs w:val="16"/>
              </w:rPr>
            </w:pPr>
            <w:r>
              <w:rPr>
                <w:sz w:val="16"/>
                <w:szCs w:val="16"/>
              </w:rPr>
              <w:t>No Connect</w:t>
            </w:r>
          </w:p>
        </w:tc>
        <w:tc>
          <w:tcPr>
            <w:tcW w:w="726" w:type="dxa"/>
            <w:shd w:val="clear" w:color="auto" w:fill="auto"/>
          </w:tcPr>
          <w:p w14:paraId="1153A50C" w14:textId="77777777" w:rsidR="002D1F22" w:rsidRDefault="002D1F22">
            <w:pPr>
              <w:rPr>
                <w:sz w:val="16"/>
                <w:szCs w:val="16"/>
              </w:rPr>
            </w:pPr>
          </w:p>
        </w:tc>
        <w:tc>
          <w:tcPr>
            <w:tcW w:w="6009" w:type="dxa"/>
            <w:shd w:val="clear" w:color="auto" w:fill="auto"/>
          </w:tcPr>
          <w:p w14:paraId="50EF8238" w14:textId="77777777" w:rsidR="002D1F22" w:rsidRDefault="008C4B8E">
            <w:pPr>
              <w:rPr>
                <w:sz w:val="16"/>
                <w:szCs w:val="16"/>
              </w:rPr>
            </w:pPr>
            <w:r>
              <w:rPr>
                <w:sz w:val="16"/>
                <w:szCs w:val="16"/>
              </w:rPr>
              <w:t>Not Connected</w:t>
            </w:r>
          </w:p>
        </w:tc>
      </w:tr>
    </w:tbl>
    <w:p w14:paraId="759C1987" w14:textId="77777777" w:rsidR="002D1F22" w:rsidRDefault="008C4B8E">
      <w:pPr>
        <w:pStyle w:val="Caption"/>
        <w:jc w:val="center"/>
      </w:pPr>
      <w:r>
        <w:t xml:space="preserve">Figure </w:t>
      </w:r>
      <w:r>
        <w:fldChar w:fldCharType="begin"/>
      </w:r>
      <w:r>
        <w:instrText>SEQ Figure \* ARABIC</w:instrText>
      </w:r>
      <w:r>
        <w:fldChar w:fldCharType="separate"/>
      </w:r>
      <w:r>
        <w:t>11</w:t>
      </w:r>
      <w:r>
        <w:fldChar w:fldCharType="end"/>
      </w:r>
      <w:r>
        <w:t>: AVS-0019 FX3 Debug Connector (J3) Pinout</w:t>
      </w:r>
    </w:p>
    <w:p w14:paraId="008C4ED3" w14:textId="77777777" w:rsidR="002D1F22" w:rsidRDefault="002D1F22"/>
    <w:p w14:paraId="21B8B505" w14:textId="77777777" w:rsidR="002D1F22" w:rsidRDefault="002D1F22"/>
    <w:p w14:paraId="4605356B" w14:textId="77777777" w:rsidR="002D1F22" w:rsidRDefault="002D1F22"/>
    <w:p w14:paraId="50DF1C7B" w14:textId="77777777" w:rsidR="002D1F22" w:rsidRDefault="002D1F22"/>
    <w:p w14:paraId="1A546B4F" w14:textId="77777777" w:rsidR="002D1F22" w:rsidRDefault="002D1F22"/>
    <w:p w14:paraId="33A57A42" w14:textId="77777777" w:rsidR="002D1F22" w:rsidRDefault="002D1F22"/>
    <w:p w14:paraId="6E501788" w14:textId="77777777" w:rsidR="002D1F22" w:rsidRDefault="002D1F22"/>
    <w:p w14:paraId="11A3A948" w14:textId="77777777" w:rsidR="002D1F22" w:rsidRDefault="002D1F22"/>
    <w:p w14:paraId="4EA1DFC9" w14:textId="77777777" w:rsidR="002D1F22" w:rsidRDefault="002D1F22"/>
    <w:p w14:paraId="3312F770" w14:textId="77777777" w:rsidR="002D1F22" w:rsidRDefault="008C4B8E">
      <w:pPr>
        <w:pStyle w:val="Heading3"/>
        <w:numPr>
          <w:ilvl w:val="2"/>
          <w:numId w:val="2"/>
        </w:numPr>
      </w:pPr>
      <w:bookmarkStart w:id="53" w:name="__RefHeading___Toc2561_3736658812"/>
      <w:bookmarkStart w:id="54" w:name="_Toc32232206"/>
      <w:bookmarkEnd w:id="53"/>
      <w:r>
        <w:lastRenderedPageBreak/>
        <w:t>4.2 Reference and Time Base Description</w:t>
      </w:r>
      <w:bookmarkEnd w:id="54"/>
    </w:p>
    <w:p w14:paraId="79AB6039" w14:textId="77777777" w:rsidR="002D1F22" w:rsidRDefault="008C4B8E">
      <w:pPr>
        <w:pStyle w:val="BodyText"/>
      </w:pPr>
      <w:r>
        <w:t>The AVS-4000 reference circuit provides three inputs that can be used as external references for the transceiver.  The diagram below is a simplified representation of the reference circuit on the AVS-4000.</w:t>
      </w:r>
    </w:p>
    <w:p w14:paraId="3E97510F" w14:textId="77777777" w:rsidR="002D1F22" w:rsidRDefault="008C4B8E">
      <w:pPr>
        <w:pStyle w:val="BodyText"/>
        <w:keepNext/>
        <w:jc w:val="center"/>
      </w:pPr>
      <w:r>
        <w:pict w14:anchorId="3F7BB0C3">
          <v:shape id="ole_rId13" o:spid="_x0000_i1026" style="width:384pt;height:153.9pt" coordsize="" o:spt="100" adj="0,,0" path="" stroked="f">
            <v:stroke joinstyle="miter"/>
            <v:imagedata r:id="rId18" o:title=""/>
            <v:formulas/>
            <v:path o:connecttype="segments"/>
          </v:shape>
        </w:pict>
      </w:r>
    </w:p>
    <w:p w14:paraId="4E0D8B15" w14:textId="77777777" w:rsidR="002D1F22" w:rsidRDefault="008C4B8E">
      <w:pPr>
        <w:pStyle w:val="Caption"/>
        <w:jc w:val="center"/>
      </w:pPr>
      <w:r>
        <w:t xml:space="preserve">Figure </w:t>
      </w:r>
      <w:r>
        <w:fldChar w:fldCharType="begin"/>
      </w:r>
      <w:r>
        <w:instrText>SEQ Figure \* ARABIC</w:instrText>
      </w:r>
      <w:r>
        <w:fldChar w:fldCharType="separate"/>
      </w:r>
      <w:r>
        <w:t>12</w:t>
      </w:r>
      <w:r>
        <w:fldChar w:fldCharType="end"/>
      </w:r>
      <w:r>
        <w:t>: AVS-4000 Reference Circuit</w:t>
      </w:r>
    </w:p>
    <w:p w14:paraId="789D8E46" w14:textId="1148A968" w:rsidR="001F1914" w:rsidRDefault="008C4B8E">
      <w:pPr>
        <w:rPr>
          <w:ins w:id="55" w:author="William Craig" w:date="2020-06-04T08:26:00Z"/>
        </w:rPr>
      </w:pPr>
      <w:r>
        <w:t>The AVS-4000 has five main reference modes that can be selected via the API.  These include Internal, Internal Static, External, GPSDO, and PPS (PPSDO).  They are described in the table below.  Each mode has a default timing (PPS) selection that determines the source of the PPS that is used internally in the FPGA as a timing reference and marker.</w:t>
      </w:r>
    </w:p>
    <w:p w14:paraId="2B97C7E2" w14:textId="77777777" w:rsidR="001F1914" w:rsidRDefault="001F1914">
      <w:pPr>
        <w:widowControl/>
        <w:suppressAutoHyphens w:val="0"/>
        <w:rPr>
          <w:ins w:id="56" w:author="William Craig" w:date="2020-06-04T08:26:00Z"/>
        </w:rPr>
      </w:pPr>
      <w:ins w:id="57" w:author="William Craig" w:date="2020-06-04T08:26:00Z">
        <w:r>
          <w:br w:type="page"/>
        </w:r>
      </w:ins>
    </w:p>
    <w:p w14:paraId="59E069D3" w14:textId="77777777" w:rsidR="002D1F22" w:rsidRDefault="002D1F22"/>
    <w:p w14:paraId="4F6817FA" w14:textId="77777777" w:rsidR="002D1F22" w:rsidRDefault="002D1F22"/>
    <w:tbl>
      <w:tblPr>
        <w:tblStyle w:val="TableGrid"/>
        <w:tblW w:w="9962" w:type="dxa"/>
        <w:tblLook w:val="04A0" w:firstRow="1" w:lastRow="0" w:firstColumn="1" w:lastColumn="0" w:noHBand="0" w:noVBand="1"/>
      </w:tblPr>
      <w:tblGrid>
        <w:gridCol w:w="1795"/>
        <w:gridCol w:w="8167"/>
      </w:tblGrid>
      <w:tr w:rsidR="002D1F22" w14:paraId="50DF6E99" w14:textId="77777777">
        <w:tc>
          <w:tcPr>
            <w:tcW w:w="9961" w:type="dxa"/>
            <w:gridSpan w:val="2"/>
            <w:shd w:val="clear" w:color="auto" w:fill="B4C6E7" w:themeFill="accent1" w:themeFillTint="66"/>
          </w:tcPr>
          <w:p w14:paraId="676CB818" w14:textId="77777777" w:rsidR="002D1F22" w:rsidRDefault="008C4B8E">
            <w:pPr>
              <w:jc w:val="center"/>
              <w:rPr>
                <w:b/>
                <w:bCs/>
              </w:rPr>
            </w:pPr>
            <w:r>
              <w:rPr>
                <w:b/>
                <w:bCs/>
              </w:rPr>
              <w:t>Reference Mode Overview</w:t>
            </w:r>
          </w:p>
        </w:tc>
      </w:tr>
      <w:tr w:rsidR="002D1F22" w14:paraId="370919ED" w14:textId="77777777">
        <w:tc>
          <w:tcPr>
            <w:tcW w:w="1795" w:type="dxa"/>
            <w:shd w:val="clear" w:color="auto" w:fill="auto"/>
          </w:tcPr>
          <w:p w14:paraId="26A2C36B" w14:textId="77777777" w:rsidR="002D1F22" w:rsidRDefault="008C4B8E">
            <w:pPr>
              <w:jc w:val="center"/>
              <w:rPr>
                <w:b/>
                <w:bCs/>
                <w:sz w:val="20"/>
                <w:szCs w:val="20"/>
              </w:rPr>
            </w:pPr>
            <w:r>
              <w:rPr>
                <w:b/>
                <w:bCs/>
                <w:sz w:val="20"/>
                <w:szCs w:val="20"/>
              </w:rPr>
              <w:t>REF MODE</w:t>
            </w:r>
          </w:p>
        </w:tc>
        <w:tc>
          <w:tcPr>
            <w:tcW w:w="8166" w:type="dxa"/>
            <w:shd w:val="clear" w:color="auto" w:fill="auto"/>
          </w:tcPr>
          <w:p w14:paraId="4D2F9F8F" w14:textId="77777777" w:rsidR="002D1F22" w:rsidRDefault="008C4B8E">
            <w:pPr>
              <w:jc w:val="center"/>
              <w:rPr>
                <w:b/>
                <w:bCs/>
                <w:sz w:val="20"/>
                <w:szCs w:val="20"/>
              </w:rPr>
            </w:pPr>
            <w:r>
              <w:rPr>
                <w:b/>
                <w:bCs/>
                <w:sz w:val="20"/>
                <w:szCs w:val="20"/>
              </w:rPr>
              <w:t>Description</w:t>
            </w:r>
          </w:p>
        </w:tc>
      </w:tr>
      <w:tr w:rsidR="002D1F22" w14:paraId="707D8A94" w14:textId="77777777">
        <w:tc>
          <w:tcPr>
            <w:tcW w:w="1795" w:type="dxa"/>
            <w:shd w:val="clear" w:color="auto" w:fill="auto"/>
          </w:tcPr>
          <w:p w14:paraId="73345EEE" w14:textId="77777777" w:rsidR="002D1F22" w:rsidRDefault="008C4B8E">
            <w:pPr>
              <w:rPr>
                <w:sz w:val="20"/>
                <w:szCs w:val="20"/>
              </w:rPr>
            </w:pPr>
            <w:r>
              <w:rPr>
                <w:sz w:val="20"/>
                <w:szCs w:val="20"/>
              </w:rPr>
              <w:t>Internal</w:t>
            </w:r>
          </w:p>
        </w:tc>
        <w:tc>
          <w:tcPr>
            <w:tcW w:w="8166" w:type="dxa"/>
            <w:shd w:val="clear" w:color="auto" w:fill="auto"/>
          </w:tcPr>
          <w:p w14:paraId="3B2AB564" w14:textId="77777777" w:rsidR="002D1F22" w:rsidRDefault="008C4B8E">
            <w:pPr>
              <w:rPr>
                <w:sz w:val="20"/>
                <w:szCs w:val="20"/>
              </w:rPr>
            </w:pPr>
            <w:r>
              <w:rPr>
                <w:sz w:val="20"/>
                <w:szCs w:val="20"/>
              </w:rPr>
              <w:t>This mode fixes the control voltage of the TCXO to the center of the tuning range.  The default timing reference PPS selection for this mode is the internally generated PPS. Generally used when no external reference is present.</w:t>
            </w:r>
          </w:p>
        </w:tc>
      </w:tr>
      <w:tr w:rsidR="002D1F22" w14:paraId="191CE51F" w14:textId="77777777">
        <w:tc>
          <w:tcPr>
            <w:tcW w:w="1795" w:type="dxa"/>
            <w:shd w:val="clear" w:color="auto" w:fill="auto"/>
          </w:tcPr>
          <w:p w14:paraId="1B3A3406" w14:textId="77777777" w:rsidR="002D1F22" w:rsidRDefault="008C4B8E">
            <w:pPr>
              <w:rPr>
                <w:sz w:val="20"/>
                <w:szCs w:val="20"/>
              </w:rPr>
            </w:pPr>
            <w:r>
              <w:rPr>
                <w:sz w:val="20"/>
                <w:szCs w:val="20"/>
              </w:rPr>
              <w:t>Internal Static (Static Frequency Control)</w:t>
            </w:r>
          </w:p>
        </w:tc>
        <w:tc>
          <w:tcPr>
            <w:tcW w:w="8166" w:type="dxa"/>
            <w:shd w:val="clear" w:color="auto" w:fill="auto"/>
          </w:tcPr>
          <w:p w14:paraId="22EA7F28" w14:textId="77777777" w:rsidR="002D1F22" w:rsidRDefault="008C4B8E">
            <w:pPr>
              <w:rPr>
                <w:sz w:val="20"/>
                <w:szCs w:val="20"/>
              </w:rPr>
            </w:pPr>
            <w:r>
              <w:rPr>
                <w:sz w:val="20"/>
                <w:szCs w:val="20"/>
              </w:rPr>
              <w:t xml:space="preserve">This mode initially fixes the control voltage of the TCXO to a default factory setting.  This mode allows the user or controlling application to tune the frequency of the TCXO using the </w:t>
            </w:r>
            <w:proofErr w:type="spellStart"/>
            <w:r>
              <w:rPr>
                <w:sz w:val="20"/>
                <w:szCs w:val="20"/>
              </w:rPr>
              <w:t>PWMInc</w:t>
            </w:r>
            <w:proofErr w:type="spellEnd"/>
            <w:r>
              <w:rPr>
                <w:sz w:val="20"/>
                <w:szCs w:val="20"/>
              </w:rPr>
              <w:t xml:space="preserve"> API command.  The default timing reference PPS selection for this mode is the internally generated PPS. </w:t>
            </w:r>
          </w:p>
        </w:tc>
      </w:tr>
      <w:tr w:rsidR="002D1F22" w14:paraId="47E4503C" w14:textId="77777777">
        <w:tc>
          <w:tcPr>
            <w:tcW w:w="1795" w:type="dxa"/>
            <w:shd w:val="clear" w:color="auto" w:fill="auto"/>
          </w:tcPr>
          <w:p w14:paraId="048E8399" w14:textId="77777777" w:rsidR="002D1F22" w:rsidRDefault="008C4B8E">
            <w:pPr>
              <w:rPr>
                <w:sz w:val="20"/>
                <w:szCs w:val="20"/>
              </w:rPr>
            </w:pPr>
            <w:r>
              <w:rPr>
                <w:sz w:val="20"/>
                <w:szCs w:val="20"/>
              </w:rPr>
              <w:t>External</w:t>
            </w:r>
          </w:p>
        </w:tc>
        <w:tc>
          <w:tcPr>
            <w:tcW w:w="8166" w:type="dxa"/>
            <w:shd w:val="clear" w:color="auto" w:fill="auto"/>
          </w:tcPr>
          <w:p w14:paraId="6A5B33EF" w14:textId="77777777" w:rsidR="002D1F22" w:rsidRDefault="008C4B8E">
            <w:pPr>
              <w:rPr>
                <w:sz w:val="20"/>
                <w:szCs w:val="20"/>
              </w:rPr>
            </w:pPr>
            <w:r>
              <w:rPr>
                <w:sz w:val="20"/>
                <w:szCs w:val="20"/>
              </w:rPr>
              <w:t>This mode allows the PLL to control the control voltage of the TCXO and locks the TCXO to the external 10 MHz reference from the MMCX connector labeled 10MHz.  The default timing reference for this mode is the internal PPS.  For optimal timing and close synchronization of multiple boards, it is expected that the timing reference (PPS selection) for this mode will be changed to the external PPS after a PPS has been connected.</w:t>
            </w:r>
          </w:p>
        </w:tc>
      </w:tr>
      <w:tr w:rsidR="002D1F22" w14:paraId="2D2CD6A7" w14:textId="77777777">
        <w:tc>
          <w:tcPr>
            <w:tcW w:w="1795" w:type="dxa"/>
            <w:shd w:val="clear" w:color="auto" w:fill="auto"/>
          </w:tcPr>
          <w:p w14:paraId="1CE6E3AB" w14:textId="77777777" w:rsidR="002D1F22" w:rsidRDefault="008C4B8E">
            <w:pPr>
              <w:rPr>
                <w:sz w:val="20"/>
                <w:szCs w:val="20"/>
              </w:rPr>
            </w:pPr>
            <w:r>
              <w:rPr>
                <w:sz w:val="20"/>
                <w:szCs w:val="20"/>
              </w:rPr>
              <w:t>GPSDO</w:t>
            </w:r>
          </w:p>
        </w:tc>
        <w:tc>
          <w:tcPr>
            <w:tcW w:w="8166" w:type="dxa"/>
            <w:shd w:val="clear" w:color="auto" w:fill="auto"/>
          </w:tcPr>
          <w:p w14:paraId="60B8D0BD" w14:textId="77777777" w:rsidR="002D1F22" w:rsidRDefault="008C4B8E">
            <w:pPr>
              <w:rPr>
                <w:sz w:val="20"/>
                <w:szCs w:val="20"/>
              </w:rPr>
            </w:pPr>
            <w:r>
              <w:rPr>
                <w:sz w:val="20"/>
                <w:szCs w:val="20"/>
              </w:rPr>
              <w:t>This mode locks the transceiver in phase a frequency to the PPS provided by the integrated GPS receiver.  In this mode, the default timing reference is the internally generated PPS that is trained to be aligned with the PPS from the GPS module.  It isn’t recommended that the timing reference would be changed in this mode.  For this mode a compatible antenna must be connected to the MMCX input connector labeled GPS.</w:t>
            </w:r>
          </w:p>
        </w:tc>
      </w:tr>
      <w:tr w:rsidR="002D1F22" w14:paraId="07DA40DF" w14:textId="77777777">
        <w:tc>
          <w:tcPr>
            <w:tcW w:w="1795" w:type="dxa"/>
            <w:shd w:val="clear" w:color="auto" w:fill="auto"/>
          </w:tcPr>
          <w:p w14:paraId="2C337F0A" w14:textId="77777777" w:rsidR="002D1F22" w:rsidRDefault="008C4B8E">
            <w:pPr>
              <w:rPr>
                <w:sz w:val="20"/>
                <w:szCs w:val="20"/>
              </w:rPr>
            </w:pPr>
            <w:r>
              <w:rPr>
                <w:sz w:val="20"/>
                <w:szCs w:val="20"/>
              </w:rPr>
              <w:t>PPS (PPSDO)</w:t>
            </w:r>
          </w:p>
        </w:tc>
        <w:tc>
          <w:tcPr>
            <w:tcW w:w="8166" w:type="dxa"/>
            <w:shd w:val="clear" w:color="auto" w:fill="auto"/>
          </w:tcPr>
          <w:p w14:paraId="4E9D6937" w14:textId="77777777" w:rsidR="002D1F22" w:rsidRDefault="008C4B8E">
            <w:pPr>
              <w:rPr>
                <w:sz w:val="20"/>
                <w:szCs w:val="20"/>
              </w:rPr>
            </w:pPr>
            <w:r>
              <w:rPr>
                <w:sz w:val="20"/>
                <w:szCs w:val="20"/>
              </w:rPr>
              <w:t>This mode locks the transceiver in phase a frequency to the External PPS from the MMCX input connector labeled 1PPS.  A valid PPS must be connected and active prior to enabling this mode.  In this mode, the default timing reference is the internally generated PPS that is trained to be aligned with the External PPS input.  It isn’t recommended that the timing reference would be changed in this mode.</w:t>
            </w:r>
          </w:p>
        </w:tc>
      </w:tr>
    </w:tbl>
    <w:p w14:paraId="5AF74EFA" w14:textId="77777777" w:rsidR="002D1F22" w:rsidRDefault="002D1F22"/>
    <w:p w14:paraId="5C9DADDA" w14:textId="77777777" w:rsidR="002D1F22" w:rsidRDefault="008C4B8E">
      <w:r>
        <w:t>As mentioned, the API provides the ability to select the timing reference.  This selects the PPS that is used by internal circuitry.  The API provides the user the ability to select the timing reference.  This is envisioned to be used primarily in Internal, Internal Static, and External reference modes when a user has connected an active 1-PPS signal to the 1PPS MMCX input.  The selection of External 10MHz reference with a phase aligned 1-PPS External Input will provide users the most reliable method of synchronizing multiple transceivers in a system.</w:t>
      </w:r>
    </w:p>
    <w:p w14:paraId="282366A7" w14:textId="77777777" w:rsidR="002D1F22" w:rsidRDefault="002D1F22"/>
    <w:p w14:paraId="7125E211" w14:textId="77777777" w:rsidR="002D1F22" w:rsidRDefault="008C4B8E">
      <w:r>
        <w:t>Using the REF group of the API, the user is able to synchronize and set the local time base of the AVS-4000.  This allows the user to specify the UTC and load the time base with the specified integer second portion of the correct UTC on the internal PPS</w:t>
      </w:r>
      <w:del w:id="58" w:author="William Craig" w:date="2020-06-04T08:29:00Z">
        <w:r w:rsidDel="001F1914">
          <w:delText>,</w:delText>
        </w:r>
      </w:del>
      <w:r>
        <w:t xml:space="preserve"> timing reference, the user has selected.  This time base operates at a 2-times the frequency of the </w:t>
      </w:r>
      <w:proofErr w:type="spellStart"/>
      <w:r>
        <w:t>Master.SampleRate</w:t>
      </w:r>
      <w:proofErr w:type="spellEnd"/>
      <w:r>
        <w:t xml:space="preserve"> set in the system.  This is equivalent to 2-times the AD9364 RX and TX sample rate.  This provides a high-resolution time base that is used to control transceiver operations.  The resolution of this time base also provides the ability to provide high resolution timestamping.</w:t>
      </w:r>
    </w:p>
    <w:p w14:paraId="555E985E" w14:textId="77777777" w:rsidR="002D1F22" w:rsidRDefault="002D1F22"/>
    <w:p w14:paraId="29082119" w14:textId="77777777" w:rsidR="002D1F22" w:rsidRDefault="008C4B8E">
      <w:pPr>
        <w:pStyle w:val="Heading3"/>
        <w:numPr>
          <w:ilvl w:val="2"/>
          <w:numId w:val="2"/>
        </w:numPr>
      </w:pPr>
      <w:bookmarkStart w:id="59" w:name="__RefHeading___Toc2563_3736658812"/>
      <w:bookmarkStart w:id="60" w:name="_Toc32232207"/>
      <w:bookmarkEnd w:id="59"/>
      <w:r>
        <w:t>4.3 RF Frontend Description</w:t>
      </w:r>
      <w:bookmarkEnd w:id="60"/>
    </w:p>
    <w:p w14:paraId="37EA727B" w14:textId="77777777" w:rsidR="002D1F22" w:rsidRDefault="008C4B8E">
      <w:pPr>
        <w:pStyle w:val="BodyText"/>
      </w:pPr>
      <w:r>
        <w:t xml:space="preserve">This section contains two sub-sections that provide some details regarding the receive and transmit </w:t>
      </w:r>
      <w:r>
        <w:lastRenderedPageBreak/>
        <w:t>portions of the RF frontend.  The RF frontend has two external connectors.  In TDD mode both receive and transmit can use one connector, the RX/TX SMA is used for this purpose. In RX only mode or FDD mode, the input RF signal is connected to the SMA connector labeled RX/TX. The TX SMA connector is used as the output for the transmit signal.  The AVS-4000 API provides the control to select these modes.  The AVS-4000 API also provides transmit and receive control in TDD operations.  For extremely tight timing requirements, contact Avid Systems for T/R switch control embedded in the control data stream.</w:t>
      </w:r>
    </w:p>
    <w:p w14:paraId="3836AD94" w14:textId="77777777" w:rsidR="002D1F22" w:rsidRDefault="008C4B8E">
      <w:pPr>
        <w:pStyle w:val="Heading3"/>
        <w:numPr>
          <w:ilvl w:val="2"/>
          <w:numId w:val="2"/>
        </w:numPr>
      </w:pPr>
      <w:bookmarkStart w:id="61" w:name="__RefHeading___Toc2565_3736658812"/>
      <w:bookmarkStart w:id="62" w:name="_Toc32232208"/>
      <w:bookmarkEnd w:id="61"/>
      <w:r>
        <w:t>4.3.1 RF RX Details</w:t>
      </w:r>
      <w:bookmarkEnd w:id="62"/>
    </w:p>
    <w:p w14:paraId="24ADD8E4" w14:textId="3268B8A6" w:rsidR="002D1F22" w:rsidRDefault="008C4B8E">
      <w:pPr>
        <w:pStyle w:val="BodyText"/>
      </w:pPr>
      <w:r>
        <w:t xml:space="preserve">The RF receive block performs the pre-selection filtering and contains the RX low band frequency extension.  The RF RX path can receive signals from 6GHz down to </w:t>
      </w:r>
      <w:ins w:id="63" w:author="William Craig" w:date="2020-06-04T08:31:00Z">
        <w:r w:rsidR="001F1914">
          <w:t xml:space="preserve">2 </w:t>
        </w:r>
      </w:ins>
      <w:del w:id="64" w:author="William Craig" w:date="2020-06-04T08:31:00Z">
        <w:r w:rsidDel="001F1914">
          <w:delText>1</w:delText>
        </w:r>
      </w:del>
      <w:proofErr w:type="spellStart"/>
      <w:r>
        <w:t>MHz.</w:t>
      </w:r>
      <w:proofErr w:type="spellEnd"/>
      <w:r>
        <w:t xml:space="preserve">  The low band frequency extension contains a low pass filter to limit the spectral content into the </w:t>
      </w:r>
      <w:del w:id="65" w:author="William Craig" w:date="2020-06-04T08:32:00Z">
        <w:r w:rsidDel="001F1914">
          <w:delText>up converting</w:delText>
        </w:r>
      </w:del>
      <w:ins w:id="66" w:author="William Craig" w:date="2020-06-04T08:32:00Z">
        <w:r w:rsidR="001F1914">
          <w:t>up-converting</w:t>
        </w:r>
      </w:ins>
      <w:r>
        <w:t xml:space="preserve"> mixer.  The output of the mixer contains a selectable SAW IF filter bank.  The filters in the bank have 50MHz and 10MHz bandwidths.  The AD9364 performs the IF to baseband conversion of the up-converted signal.  The low band LO is generated using a fractional-N synthesizer for very fine frequency steps when tuning the LO.  </w:t>
      </w:r>
    </w:p>
    <w:p w14:paraId="3C66594D" w14:textId="77777777" w:rsidR="002D1F22" w:rsidRDefault="008C4B8E">
      <w:pPr>
        <w:pStyle w:val="BodyText"/>
      </w:pPr>
      <w:r>
        <w:t>The high band RF path is directly connected to the AD9364 through a switched filter bank that contains 5 bands.</w:t>
      </w:r>
    </w:p>
    <w:p w14:paraId="3D7CBAD6" w14:textId="77777777" w:rsidR="002D1F22" w:rsidRDefault="008C4B8E">
      <w:pPr>
        <w:pStyle w:val="BodyText"/>
        <w:keepNext/>
        <w:jc w:val="center"/>
      </w:pPr>
      <w:r>
        <w:pict w14:anchorId="0738F74B">
          <v:shape id="ole_rId15" o:spid="_x0000_i1027" style="width:297.8pt;height:134.85pt" coordsize="" o:spt="100" adj="0,,0" path="" stroked="f">
            <v:stroke joinstyle="miter"/>
            <v:imagedata r:id="rId19" o:title=""/>
            <v:formulas/>
            <v:path o:connecttype="segments"/>
          </v:shape>
        </w:pict>
      </w:r>
    </w:p>
    <w:p w14:paraId="751871BD" w14:textId="77777777" w:rsidR="002D1F22" w:rsidRDefault="008C4B8E">
      <w:pPr>
        <w:pStyle w:val="Caption"/>
        <w:jc w:val="center"/>
      </w:pPr>
      <w:r>
        <w:t xml:space="preserve">Figure </w:t>
      </w:r>
      <w:r>
        <w:fldChar w:fldCharType="begin"/>
      </w:r>
      <w:r>
        <w:instrText>SEQ Figure \* ARABIC</w:instrText>
      </w:r>
      <w:r>
        <w:fldChar w:fldCharType="separate"/>
      </w:r>
      <w:r>
        <w:t>13</w:t>
      </w:r>
      <w:r>
        <w:fldChar w:fldCharType="end"/>
      </w:r>
      <w:r>
        <w:t>: RX RF Frontend Block</w:t>
      </w:r>
    </w:p>
    <w:p w14:paraId="45D0633C" w14:textId="77777777" w:rsidR="002D1F22" w:rsidRDefault="008C4B8E">
      <w:r>
        <w:t>The API RX group provides the user the ability to control and manage this portion of the transceiver.  By default, the API will automatically configure the radio in a manner that provides optimum performance at the desired frequency.  The API also provides users the ability to manually select parameters in frequency ranges where there are multiple options so they can use the radio in a configuration that provides the best performance for their application.</w:t>
      </w:r>
    </w:p>
    <w:p w14:paraId="667BCD23" w14:textId="77777777" w:rsidR="002D1F22" w:rsidRDefault="002D1F22"/>
    <w:p w14:paraId="36799779" w14:textId="77777777" w:rsidR="002D1F22" w:rsidRDefault="008C4B8E">
      <w:pPr>
        <w:pStyle w:val="Heading3"/>
        <w:numPr>
          <w:ilvl w:val="2"/>
          <w:numId w:val="2"/>
        </w:numPr>
      </w:pPr>
      <w:bookmarkStart w:id="67" w:name="__RefHeading___Toc2567_3736658812"/>
      <w:bookmarkStart w:id="68" w:name="_Toc32232209"/>
      <w:bookmarkEnd w:id="67"/>
      <w:r>
        <w:t>4.3.2 RF TX Details</w:t>
      </w:r>
      <w:bookmarkEnd w:id="68"/>
    </w:p>
    <w:p w14:paraId="71B4DC0A" w14:textId="3CB9B1E4" w:rsidR="002D1F22" w:rsidRDefault="008C4B8E">
      <w:pPr>
        <w:pStyle w:val="BodyText"/>
      </w:pPr>
      <w:r>
        <w:t xml:space="preserve">The transmit portion of the RF frontend extends the transmit frequency down to </w:t>
      </w:r>
      <w:del w:id="69" w:author="William Craig" w:date="2020-06-04T08:34:00Z">
        <w:r w:rsidDel="001F1914">
          <w:delText>1</w:delText>
        </w:r>
      </w:del>
      <w:ins w:id="70" w:author="William Craig" w:date="2020-06-04T08:34:00Z">
        <w:r w:rsidR="001F1914">
          <w:t>2</w:t>
        </w:r>
      </w:ins>
      <w:r>
        <w:t>M</w:t>
      </w:r>
      <w:ins w:id="71" w:author="William Craig" w:date="2020-06-04T08:34:00Z">
        <w:r w:rsidR="001F1914">
          <w:t>H</w:t>
        </w:r>
      </w:ins>
      <w:del w:id="72" w:author="William Craig" w:date="2020-06-04T08:34:00Z">
        <w:r w:rsidDel="001F1914">
          <w:delText>h</w:delText>
        </w:r>
      </w:del>
      <w:r>
        <w:t xml:space="preserve">z.  The path also contains an optional amplifier path that provides 15dB of additional gain.  The TX path also contains a </w:t>
      </w:r>
      <w:r>
        <w:lastRenderedPageBreak/>
        <w:t>5-band filter bank to filter undesired out of band spurious content.</w:t>
      </w:r>
    </w:p>
    <w:p w14:paraId="426A58BB" w14:textId="77777777" w:rsidR="002D1F22" w:rsidRDefault="002D1F22">
      <w:pPr>
        <w:pStyle w:val="BodyText"/>
      </w:pPr>
    </w:p>
    <w:p w14:paraId="04DAC365" w14:textId="77777777" w:rsidR="002D1F22" w:rsidRDefault="008C4B8E">
      <w:pPr>
        <w:pStyle w:val="BodyText"/>
        <w:keepNext/>
      </w:pPr>
      <w:r>
        <w:pict w14:anchorId="2F73B28B">
          <v:shape id="ole_rId17" o:spid="_x0000_i1028" style="width:420.75pt;height:114.75pt" coordsize="" o:spt="100" adj="0,,0" path="" stroked="f">
            <v:stroke joinstyle="miter"/>
            <v:imagedata r:id="rId20" o:title=""/>
            <v:formulas/>
            <v:path o:connecttype="segments"/>
          </v:shape>
        </w:pict>
      </w:r>
    </w:p>
    <w:p w14:paraId="5786BBC7" w14:textId="77777777" w:rsidR="002D1F22" w:rsidRDefault="008C4B8E">
      <w:pPr>
        <w:pStyle w:val="Caption"/>
        <w:jc w:val="center"/>
      </w:pPr>
      <w:r>
        <w:t xml:space="preserve">Figure </w:t>
      </w:r>
      <w:r>
        <w:fldChar w:fldCharType="begin"/>
      </w:r>
      <w:r>
        <w:instrText>SEQ Figure \* ARABIC</w:instrText>
      </w:r>
      <w:r>
        <w:fldChar w:fldCharType="separate"/>
      </w:r>
      <w:r>
        <w:t>14</w:t>
      </w:r>
      <w:r>
        <w:fldChar w:fldCharType="end"/>
      </w:r>
      <w:r>
        <w:t>: RF TX Path Block Diagram</w:t>
      </w:r>
    </w:p>
    <w:p w14:paraId="66DEA313" w14:textId="77777777" w:rsidR="002D1F22" w:rsidRDefault="008C4B8E">
      <w:r>
        <w:t>The API TX group provides the user the ability to control and manage the transmit portion of the transceiver.  By default, the API will automatically configure the radio in a manner that provides optimum performance at the desired frequency.  The API also provides users the ability to manually select parameters so they can use the radio in a configuration that provides the best performance for their application.  This includes the ability to switch in the gain block amplifier for additional output signal power.</w:t>
      </w:r>
    </w:p>
    <w:p w14:paraId="0622EB52" w14:textId="77777777" w:rsidR="002D1F22" w:rsidRDefault="002D1F22"/>
    <w:p w14:paraId="04AA4CFC" w14:textId="77777777" w:rsidR="002D1F22" w:rsidRDefault="008C4B8E">
      <w:pPr>
        <w:pStyle w:val="Heading3"/>
        <w:numPr>
          <w:ilvl w:val="2"/>
          <w:numId w:val="2"/>
        </w:numPr>
      </w:pPr>
      <w:bookmarkStart w:id="73" w:name="__RefHeading___Toc2569_3736658812"/>
      <w:bookmarkStart w:id="74" w:name="_Toc32232210"/>
      <w:bookmarkEnd w:id="73"/>
      <w:r>
        <w:t>4.4 Digital Signal Path Description</w:t>
      </w:r>
      <w:bookmarkEnd w:id="74"/>
    </w:p>
    <w:p w14:paraId="145808C3" w14:textId="6E397537" w:rsidR="002D1F22" w:rsidRDefault="008C4B8E">
      <w:r>
        <w:t xml:space="preserve">The AVS-4000 control software manages the configuration of the AD9364 and FPGA.  The AD9364 houses the A/D and D/A converters.  The API exposes control of the AD9364 to the user.  However, the most flexible portion of the RX and TX baseband paths </w:t>
      </w:r>
      <w:ins w:id="75" w:author="William Craig" w:date="2020-06-04T08:35:00Z">
        <w:r w:rsidR="00DF3973">
          <w:t>are</w:t>
        </w:r>
      </w:ins>
      <w:del w:id="76" w:author="William Craig" w:date="2020-06-04T08:35:00Z">
        <w:r w:rsidDel="00DF3973">
          <w:delText>is</w:delText>
        </w:r>
      </w:del>
      <w:r>
        <w:t xml:space="preserve"> in the FPGA.  On the receive side, the FPGA contains a DDC, digital down-converter, that is capable of tuning the baseband signal and then filtering and decimating the received signal with a series of CIC, FIR, and Half-band filters.  The DDC also provides fine gain control to allow the signal to be scaled optimally in the DDC for any peak-to-average power ratio signal that is received.  The output of the DDCs is packetized in Vita 49 packets that contain VRT and VRL headers for resilient reception by the host.</w:t>
      </w:r>
    </w:p>
    <w:p w14:paraId="1054D093" w14:textId="77777777" w:rsidR="002D1F22" w:rsidRDefault="002D1F22"/>
    <w:p w14:paraId="20D23F91" w14:textId="77777777" w:rsidR="002D1F22" w:rsidRDefault="008C4B8E">
      <w:r>
        <w:t>In the transmit path, packets with the same Vita 49 structure are de-packetized and the quadrature IQ samples in each packet are buffered along with the corresponding timestamps.  When a stream is started, these samples are feed into the DUC, digital up-converter.  The DUC contains interpolating filters that are made up of a series of CIC, FIR, and Half-Band filters.  After the filter chain, the DUC has a tuner that allows the signal to be tuned to any frequency within the currently programmed bandwidth of the AD9364.  The DUC also has distributed fine gain control to support any type of signal the user might wish to transmit.  Combined with the fractional-N baseband synthesizer of the AD9364, the integer decimation and interpolation in the DDC and DUC chains of the FPGA provide the user the ability to target a nearly infinite set of sample rates.</w:t>
      </w:r>
    </w:p>
    <w:p w14:paraId="3CDD5EF0" w14:textId="77777777" w:rsidR="002D1F22" w:rsidRDefault="002D1F22"/>
    <w:p w14:paraId="138FFF0C" w14:textId="77777777" w:rsidR="002D1F22" w:rsidRDefault="008C4B8E">
      <w:r>
        <w:lastRenderedPageBreak/>
        <w:t>The next several sections will detail the structure of the DDC, DUC, and the Vita 49 packets used to transport samples so the user can easily and optimally use the radio and integrate it into the system they are developing.</w:t>
      </w:r>
    </w:p>
    <w:p w14:paraId="16382B61" w14:textId="77777777" w:rsidR="002D1F22" w:rsidRDefault="008C4B8E">
      <w:pPr>
        <w:pStyle w:val="Heading3"/>
        <w:numPr>
          <w:ilvl w:val="2"/>
          <w:numId w:val="2"/>
        </w:numPr>
      </w:pPr>
      <w:bookmarkStart w:id="77" w:name="__RefHeading___Toc2571_3736658812"/>
      <w:bookmarkStart w:id="78" w:name="_Toc32232211"/>
      <w:bookmarkEnd w:id="77"/>
      <w:r>
        <w:t>4.4.1 RX DDC Description</w:t>
      </w:r>
      <w:bookmarkEnd w:id="78"/>
    </w:p>
    <w:p w14:paraId="03E4EEAD" w14:textId="77777777" w:rsidR="002D1F22" w:rsidRDefault="008C4B8E">
      <w:pPr>
        <w:pStyle w:val="BodyText"/>
      </w:pPr>
      <w:r>
        <w:t xml:space="preserve">The DDC, digital down converter, processes samples from the AD9364 receive chain.  The sample rate at the input of the DDC is the AD9364 RX sample rate, API </w:t>
      </w:r>
      <w:proofErr w:type="spellStart"/>
      <w:r>
        <w:t>Master.SampleRate</w:t>
      </w:r>
      <w:proofErr w:type="spellEnd"/>
      <w:r>
        <w:t xml:space="preserve">.  The DDC outputs samples destined for the Vita 49 </w:t>
      </w:r>
      <w:proofErr w:type="spellStart"/>
      <w:r>
        <w:t>packetizer</w:t>
      </w:r>
      <w:proofErr w:type="spellEnd"/>
      <w:r>
        <w:t xml:space="preserve"> are at the API </w:t>
      </w:r>
      <w:proofErr w:type="spellStart"/>
      <w:proofErr w:type="gramStart"/>
      <w:r>
        <w:t>rx.SampleRate</w:t>
      </w:r>
      <w:proofErr w:type="spellEnd"/>
      <w:proofErr w:type="gramEnd"/>
      <w:r>
        <w:t xml:space="preserve">.  The DDC is capable of tuning the signal within this bandwidth.  Care should to be taken to ensure the signal of interest is not tuned outside the bandwidth of the decimated output sample rate.  The tuner also provides the capability to invert the spectrum of the signal.  One of the filters in the DDC chain is the CIC. The CIC filter has a decimation range of 4 to 1024.  A FIR filter called the CFIR accompanies the CIC anytime the CIC is enabled and compensates for the </w:t>
      </w:r>
      <w:proofErr w:type="spellStart"/>
      <w:r>
        <w:t>rolloff</w:t>
      </w:r>
      <w:proofErr w:type="spellEnd"/>
      <w:r>
        <w:t xml:space="preserve"> caused by the CIC across the output band.  The CFIR has a fixed decimation of 2.  The combination of the CIC and CFIR provide an overall decimation range of 8 to 2048.  There are two half-band decimation filters that may be optionally used in the DDC processing chain. The half band filters can be used to provide an additional decimation of 2 and 4 when enabled. There are two points in the DDC chain where the user can adjust the gain for optimal performance.  The user can adjust the DDC CICGAIN at the output of the CIC and the user can also control the DDC OGAIN at the output of the DDC.  There are three points in the chain where the average quadrature magnitude and overflows are monitored.  The average magnitude is measured at the input of the DDC, the output of the CIC after the gain has been adjusted, and at the output of the DDC.  These measurements provide the user with bus loading information to ensure the proper gains are selected and monitors for overflows at all points in the DDC where overflow could possibly occur.  Samples in the DDC are never allowed to overflow all overflows are caught and saturated through the entire chain.</w:t>
      </w:r>
    </w:p>
    <w:p w14:paraId="00A50C70" w14:textId="77777777" w:rsidR="002D1F22" w:rsidRDefault="002D1F22">
      <w:pPr>
        <w:pStyle w:val="BodyText"/>
      </w:pPr>
    </w:p>
    <w:p w14:paraId="56DAD0E5" w14:textId="77777777" w:rsidR="002D1F22" w:rsidRDefault="008C4B8E">
      <w:pPr>
        <w:pStyle w:val="BodyText"/>
        <w:keepNext/>
      </w:pPr>
      <w:r>
        <w:pict w14:anchorId="04953E1D">
          <v:shape id="ole_rId19" o:spid="_x0000_i1029" style="width:498.25pt;height:117.1pt" coordsize="" o:spt="100" adj="0,,0" path="" stroked="f">
            <v:stroke joinstyle="miter"/>
            <v:imagedata r:id="rId21" o:title=""/>
            <v:formulas/>
            <v:path o:connecttype="segments"/>
          </v:shape>
        </w:pict>
      </w:r>
    </w:p>
    <w:p w14:paraId="238CC17A" w14:textId="77777777" w:rsidR="002D1F22" w:rsidRDefault="008C4B8E">
      <w:pPr>
        <w:pStyle w:val="Caption"/>
        <w:jc w:val="center"/>
      </w:pPr>
      <w:r>
        <w:t xml:space="preserve">Figure </w:t>
      </w:r>
      <w:r>
        <w:fldChar w:fldCharType="begin"/>
      </w:r>
      <w:r>
        <w:instrText>SEQ Figure \* ARABIC</w:instrText>
      </w:r>
      <w:r>
        <w:fldChar w:fldCharType="separate"/>
      </w:r>
      <w:r>
        <w:t>15</w:t>
      </w:r>
      <w:r>
        <w:fldChar w:fldCharType="end"/>
      </w:r>
      <w:r>
        <w:t>: DDC Block Diagram</w:t>
      </w:r>
    </w:p>
    <w:p w14:paraId="69E733EB" w14:textId="77777777" w:rsidR="002D1F22" w:rsidRDefault="008C4B8E">
      <w:pPr>
        <w:pStyle w:val="BodyText"/>
      </w:pPr>
      <w:r>
        <w:t>From the diagram above, the user can determine all of the possible rates that the DDC can support.  These rates are [1, 2, 4, [8:2:2048], [2052:4:4096], [4104:8:8192]].  The notation [</w:t>
      </w:r>
      <w:proofErr w:type="spellStart"/>
      <w:r>
        <w:t>x:</w:t>
      </w:r>
      <w:proofErr w:type="gramStart"/>
      <w:r>
        <w:t>INC:y</w:t>
      </w:r>
      <w:proofErr w:type="spellEnd"/>
      <w:proofErr w:type="gramEnd"/>
      <w:r>
        <w:t>] represents the set from x to y in steps of INC.</w:t>
      </w:r>
    </w:p>
    <w:p w14:paraId="65BFACF7" w14:textId="77777777" w:rsidR="002D1F22" w:rsidRDefault="008C4B8E">
      <w:pPr>
        <w:pStyle w:val="Heading3"/>
        <w:numPr>
          <w:ilvl w:val="2"/>
          <w:numId w:val="2"/>
        </w:numPr>
      </w:pPr>
      <w:bookmarkStart w:id="79" w:name="__RefHeading___Toc2573_3736658812"/>
      <w:bookmarkStart w:id="80" w:name="_Toc32232212"/>
      <w:bookmarkEnd w:id="79"/>
      <w:r>
        <w:lastRenderedPageBreak/>
        <w:t>4.4.2 TX DUC Description</w:t>
      </w:r>
      <w:bookmarkEnd w:id="80"/>
    </w:p>
    <w:p w14:paraId="055B5D78" w14:textId="77777777" w:rsidR="002D1F22" w:rsidRDefault="008C4B8E">
      <w:pPr>
        <w:pStyle w:val="BodyText"/>
      </w:pPr>
      <w:r>
        <w:t>The function of the DUC, digital up converter, is very similar to that of the DDC with the exception that this chain interpolates instead of decimating.  The Vita 49 de-</w:t>
      </w:r>
      <w:proofErr w:type="spellStart"/>
      <w:r>
        <w:t>packetizer</w:t>
      </w:r>
      <w:proofErr w:type="spellEnd"/>
      <w:r>
        <w:t xml:space="preserve"> presents quadrature samples to the DUC input and the output samples of the DUC are sent to the AD9364 TX chain.  The CFIR and CIC are the first filters in the chain.  The DUC CFIR interpolates by 2 and the CIC is capable of interpolating by 4 to 1024.  This represents a total combined interpolation of 8 to 2048.  The two interpolating half-band filters each interpolate by two.  Just like the DDC, the average quadrature magnitude and overflow status is monitored and reported for three points in the chain, the input, the output of the CIC gain module, and at the output of the DUC prior to samples begin transferred to the AD9364.  These points allow the user to monitor the input of the DUC and other placed in the DUC chain that samples can overflow due to user selected gain.  </w:t>
      </w:r>
    </w:p>
    <w:p w14:paraId="1D1D80FD" w14:textId="77777777" w:rsidR="002D1F22" w:rsidRDefault="008C4B8E">
      <w:pPr>
        <w:pStyle w:val="BodyText"/>
        <w:keepNext/>
      </w:pPr>
      <w:r>
        <w:pict w14:anchorId="6C7C9A2D">
          <v:shape id="ole_rId21" o:spid="_x0000_i1030" style="width:498.45pt;height:126.15pt" coordsize="" o:spt="100" adj="0,,0" path="" stroked="f">
            <v:stroke joinstyle="miter"/>
            <v:imagedata r:id="rId22" o:title=""/>
            <v:formulas/>
            <v:path o:connecttype="segments"/>
          </v:shape>
        </w:pict>
      </w:r>
    </w:p>
    <w:p w14:paraId="0FEA2CD3" w14:textId="77777777" w:rsidR="002D1F22" w:rsidRDefault="008C4B8E">
      <w:pPr>
        <w:pStyle w:val="Caption"/>
        <w:jc w:val="center"/>
      </w:pPr>
      <w:r>
        <w:t xml:space="preserve">Figure </w:t>
      </w:r>
      <w:r>
        <w:fldChar w:fldCharType="begin"/>
      </w:r>
      <w:r>
        <w:instrText>SEQ Figure \* ARABIC</w:instrText>
      </w:r>
      <w:r>
        <w:fldChar w:fldCharType="separate"/>
      </w:r>
      <w:r>
        <w:t>16</w:t>
      </w:r>
      <w:r>
        <w:fldChar w:fldCharType="end"/>
      </w:r>
      <w:r>
        <w:t>: DUC Block Diagram</w:t>
      </w:r>
    </w:p>
    <w:p w14:paraId="25C655FF" w14:textId="77777777" w:rsidR="002D1F22" w:rsidRDefault="008C4B8E">
      <w:pPr>
        <w:pStyle w:val="BodyText"/>
      </w:pPr>
      <w:r>
        <w:t>In reality, samples in the DUC are never permitted to overflow.  Just like in the DDC, samples are saturated where overflows would have occurred.  The overall interpolation rates supported by the DUC are [1, 2, 4, [8:2:2048], [2052:4:4096], [4104:8:8192]].  The notation [</w:t>
      </w:r>
      <w:proofErr w:type="spellStart"/>
      <w:r>
        <w:t>x:</w:t>
      </w:r>
      <w:proofErr w:type="gramStart"/>
      <w:r>
        <w:t>INC:y</w:t>
      </w:r>
      <w:proofErr w:type="spellEnd"/>
      <w:proofErr w:type="gramEnd"/>
      <w:r>
        <w:t xml:space="preserve">] represents the set from x to y in steps of INC. </w:t>
      </w:r>
    </w:p>
    <w:p w14:paraId="44DDEC15" w14:textId="77777777" w:rsidR="002D1F22" w:rsidRDefault="002D1F22">
      <w:pPr>
        <w:pStyle w:val="BodyText"/>
      </w:pPr>
    </w:p>
    <w:p w14:paraId="10B6B04F" w14:textId="77777777" w:rsidR="002D1F22" w:rsidRDefault="008C4B8E">
      <w:pPr>
        <w:pStyle w:val="Heading3"/>
        <w:numPr>
          <w:ilvl w:val="2"/>
          <w:numId w:val="2"/>
        </w:numPr>
      </w:pPr>
      <w:bookmarkStart w:id="81" w:name="__RefHeading___Toc2575_3736658812"/>
      <w:bookmarkStart w:id="82" w:name="_Toc32232213"/>
      <w:bookmarkEnd w:id="81"/>
      <w:r>
        <w:t>4.4.3 Stream Control and Timestamping</w:t>
      </w:r>
      <w:bookmarkEnd w:id="82"/>
    </w:p>
    <w:p w14:paraId="4B966F89" w14:textId="77777777" w:rsidR="002D1F22" w:rsidRDefault="008C4B8E">
      <w:pPr>
        <w:pStyle w:val="BodyText"/>
        <w:spacing w:after="0"/>
      </w:pPr>
      <w:r>
        <w:t>RX and TX streams in the system can be started in several ways using the API.  Using parameters in the RX and TX groups of the API, the user is able to start the data stream immediately, on the next PPS rising-edge, on the rollover of the fractional second (Integer Second increment) of the AVS-4000 time base, or at a specific time in the future.  In the TX direction, the system is able to use the Vita 49 Timestamp in the first packet from the host to start the stream to give the application inline control of the transmit start time.</w:t>
      </w:r>
    </w:p>
    <w:p w14:paraId="6541B462" w14:textId="77777777" w:rsidR="002D1F22" w:rsidRDefault="002D1F22">
      <w:pPr>
        <w:pStyle w:val="BodyText"/>
        <w:spacing w:after="0"/>
      </w:pPr>
    </w:p>
    <w:p w14:paraId="24B1F6BC" w14:textId="0A6B1AA1" w:rsidR="002D1F22" w:rsidRDefault="008C4B8E">
      <w:pPr>
        <w:pStyle w:val="BodyText"/>
        <w:spacing w:after="0"/>
      </w:pPr>
      <w:r>
        <w:t xml:space="preserve">As mentioned in the reference section, the system has the ability to align the local time base to the internal timing reference, PPS, selected in the system.  The time base has a resolution equivalent to the period of a clock that is running at 2 times the </w:t>
      </w:r>
      <w:proofErr w:type="spellStart"/>
      <w:r>
        <w:t>Master.SampleRate</w:t>
      </w:r>
      <w:proofErr w:type="spellEnd"/>
      <w:r>
        <w:t xml:space="preserve">.  For example, if the </w:t>
      </w:r>
      <w:proofErr w:type="spellStart"/>
      <w:r>
        <w:t>Master.SampleRate</w:t>
      </w:r>
      <w:proofErr w:type="spellEnd"/>
      <w:r>
        <w:t xml:space="preserve"> is set to 50 </w:t>
      </w:r>
      <w:proofErr w:type="spellStart"/>
      <w:r>
        <w:t>Msps</w:t>
      </w:r>
      <w:proofErr w:type="spellEnd"/>
      <w:r>
        <w:t xml:space="preserve">, the time base will have a resolution of 10ns.  This time base is </w:t>
      </w:r>
      <w:r>
        <w:lastRenderedPageBreak/>
        <w:t xml:space="preserve">used to apply timestamps to RX samples in the system.  The firmware and software of the AVS-4000 compensate for delays in the RX path to provide accurate timestamping that compensate for implementation latencies and filter group delays to a </w:t>
      </w:r>
      <w:proofErr w:type="spellStart"/>
      <w:r>
        <w:t>Master.SampleRate</w:t>
      </w:r>
      <w:proofErr w:type="spellEnd"/>
      <w:r>
        <w:t xml:space="preserve"> cycle.  When the radio is properly synchronized and started using the timing reference or synchronized time base, </w:t>
      </w:r>
      <w:ins w:id="83" w:author="William Craig" w:date="2020-06-04T08:45:00Z">
        <w:r w:rsidR="00D826DC">
          <w:t>t</w:t>
        </w:r>
      </w:ins>
      <w:del w:id="84" w:author="William Craig" w:date="2020-06-04T08:45:00Z">
        <w:r w:rsidDel="00D826DC">
          <w:delText xml:space="preserve"> T</w:delText>
        </w:r>
      </w:del>
      <w:r>
        <w:t>he timestamps remain accurate and repeatable from power cycle to power cycle.</w:t>
      </w:r>
    </w:p>
    <w:p w14:paraId="5A5349AF" w14:textId="77777777" w:rsidR="002D1F22" w:rsidRDefault="008C4B8E">
      <w:pPr>
        <w:pStyle w:val="Heading3"/>
        <w:numPr>
          <w:ilvl w:val="2"/>
          <w:numId w:val="2"/>
        </w:numPr>
      </w:pPr>
      <w:bookmarkStart w:id="85" w:name="__RefHeading___Toc2577_3736658812"/>
      <w:bookmarkStart w:id="86" w:name="_Toc32232214"/>
      <w:bookmarkEnd w:id="85"/>
      <w:r>
        <w:t>4.4.4 Vita 49 Packet Format</w:t>
      </w:r>
      <w:bookmarkEnd w:id="86"/>
    </w:p>
    <w:p w14:paraId="483EB20A" w14:textId="469123A5" w:rsidR="002D1F22" w:rsidRDefault="008C4B8E">
      <w:pPr>
        <w:pStyle w:val="BodyText"/>
      </w:pPr>
      <w:r>
        <w:t>Vita 49 Packets are employed as the transport mechanism between the AVS-4000 and the host.  The AVS4000D daemon controls the radio and serves as a driver.  The AVS4000d software provides the user with the option</w:t>
      </w:r>
      <w:ins w:id="87" w:author="William Craig" w:date="2020-06-04T08:46:00Z">
        <w:r w:rsidR="00D826DC">
          <w:t xml:space="preserve"> to</w:t>
        </w:r>
      </w:ins>
      <w:r>
        <w:t xml:space="preserve"> receive raw I and Q samples that have been extracted from the Vita 49 packets or transmit raw IQ samples that will be placed into a Vita 49 packet before the samples are sent to the radio. As a second option, when timestamping is required, the user can select to transfer complete Vita 49 packets and extract both samples and timestamps as required.  The diagram below depicts the fields of the Vita 49 framing and packet.</w:t>
      </w:r>
    </w:p>
    <w:p w14:paraId="2840FFF4" w14:textId="77777777" w:rsidR="002D1F22" w:rsidRDefault="008C4B8E">
      <w:pPr>
        <w:pStyle w:val="BodyText"/>
        <w:keepNext/>
        <w:jc w:val="center"/>
      </w:pPr>
      <w:r>
        <w:rPr>
          <w:noProof/>
        </w:rPr>
        <w:lastRenderedPageBreak/>
        <w:drawing>
          <wp:inline distT="0" distB="0" distL="0" distR="0" wp14:anchorId="0333A0AB" wp14:editId="6EA77E62">
            <wp:extent cx="5457190" cy="605726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23"/>
                    <a:stretch>
                      <a:fillRect/>
                    </a:stretch>
                  </pic:blipFill>
                  <pic:spPr bwMode="auto">
                    <a:xfrm>
                      <a:off x="0" y="0"/>
                      <a:ext cx="5457190" cy="6057265"/>
                    </a:xfrm>
                    <a:prstGeom prst="rect">
                      <a:avLst/>
                    </a:prstGeom>
                  </pic:spPr>
                </pic:pic>
              </a:graphicData>
            </a:graphic>
          </wp:inline>
        </w:drawing>
      </w:r>
    </w:p>
    <w:p w14:paraId="60A7F0B5" w14:textId="0F4AF595" w:rsidR="002D1F22" w:rsidRDefault="008C4B8E">
      <w:pPr>
        <w:pStyle w:val="Caption"/>
        <w:jc w:val="center"/>
        <w:rPr>
          <w:ins w:id="88" w:author="William Craig" w:date="2020-06-04T08:47:00Z"/>
        </w:rPr>
      </w:pPr>
      <w:r>
        <w:t xml:space="preserve">Figure </w:t>
      </w:r>
      <w:r>
        <w:fldChar w:fldCharType="begin"/>
      </w:r>
      <w:r>
        <w:instrText>SEQ Figure \* ARABIC</w:instrText>
      </w:r>
      <w:r>
        <w:fldChar w:fldCharType="separate"/>
      </w:r>
      <w:r>
        <w:t>17</w:t>
      </w:r>
      <w:r>
        <w:fldChar w:fldCharType="end"/>
      </w:r>
      <w:r>
        <w:t>: AVS-4000 Vita Packet Structure</w:t>
      </w:r>
    </w:p>
    <w:p w14:paraId="49BC1D82" w14:textId="50C4EFE6" w:rsidR="00D826DC" w:rsidRDefault="00D826DC">
      <w:pPr>
        <w:widowControl/>
        <w:suppressAutoHyphens w:val="0"/>
        <w:rPr>
          <w:ins w:id="89" w:author="William Craig" w:date="2020-06-04T08:47:00Z"/>
          <w:i/>
          <w:iCs/>
        </w:rPr>
      </w:pPr>
      <w:ins w:id="90" w:author="William Craig" w:date="2020-06-04T08:47:00Z">
        <w:r>
          <w:br w:type="page"/>
        </w:r>
      </w:ins>
    </w:p>
    <w:p w14:paraId="2E342512" w14:textId="77777777" w:rsidR="00D826DC" w:rsidRDefault="00D826DC">
      <w:pPr>
        <w:pStyle w:val="Caption"/>
        <w:jc w:val="center"/>
      </w:pPr>
    </w:p>
    <w:p w14:paraId="25CA2B05" w14:textId="5110DF14" w:rsidR="002D1F22" w:rsidRDefault="008C4B8E">
      <w:r>
        <w:t>The next couple</w:t>
      </w:r>
      <w:ins w:id="91" w:author="William Craig" w:date="2020-06-04T08:47:00Z">
        <w:r w:rsidR="00D826DC">
          <w:t xml:space="preserve"> of</w:t>
        </w:r>
      </w:ins>
      <w:r>
        <w:t xml:space="preserve"> tables will briefly describe the fields within the VRL frame header/trailer and the VRT packet header.</w:t>
      </w:r>
    </w:p>
    <w:p w14:paraId="57E11B6F" w14:textId="77777777" w:rsidR="002D1F22" w:rsidRDefault="002D1F22"/>
    <w:tbl>
      <w:tblPr>
        <w:tblStyle w:val="TableGrid"/>
        <w:tblW w:w="9963" w:type="dxa"/>
        <w:tblLook w:val="04A0" w:firstRow="1" w:lastRow="0" w:firstColumn="1" w:lastColumn="0" w:noHBand="0" w:noVBand="1"/>
      </w:tblPr>
      <w:tblGrid>
        <w:gridCol w:w="1793"/>
        <w:gridCol w:w="828"/>
        <w:gridCol w:w="7342"/>
      </w:tblGrid>
      <w:tr w:rsidR="002D1F22" w14:paraId="0CF9EDD2" w14:textId="77777777">
        <w:tc>
          <w:tcPr>
            <w:tcW w:w="1793" w:type="dxa"/>
            <w:shd w:val="clear" w:color="auto" w:fill="B4C6E7" w:themeFill="accent1" w:themeFillTint="66"/>
          </w:tcPr>
          <w:p w14:paraId="71E64923" w14:textId="77777777" w:rsidR="002D1F22" w:rsidRDefault="008C4B8E">
            <w:pPr>
              <w:jc w:val="center"/>
              <w:rPr>
                <w:b/>
                <w:bCs/>
                <w:sz w:val="20"/>
                <w:szCs w:val="20"/>
              </w:rPr>
            </w:pPr>
            <w:r>
              <w:rPr>
                <w:b/>
                <w:bCs/>
                <w:sz w:val="20"/>
                <w:szCs w:val="20"/>
              </w:rPr>
              <w:t>V49.1 VRL Field</w:t>
            </w:r>
          </w:p>
        </w:tc>
        <w:tc>
          <w:tcPr>
            <w:tcW w:w="828" w:type="dxa"/>
            <w:shd w:val="clear" w:color="auto" w:fill="B4C6E7" w:themeFill="accent1" w:themeFillTint="66"/>
          </w:tcPr>
          <w:p w14:paraId="2A90BF6C" w14:textId="77777777" w:rsidR="002D1F22" w:rsidRDefault="008C4B8E">
            <w:pPr>
              <w:jc w:val="center"/>
              <w:rPr>
                <w:b/>
                <w:bCs/>
                <w:sz w:val="20"/>
                <w:szCs w:val="20"/>
              </w:rPr>
            </w:pPr>
            <w:r>
              <w:rPr>
                <w:b/>
                <w:bCs/>
                <w:sz w:val="20"/>
                <w:szCs w:val="20"/>
              </w:rPr>
              <w:t>Length (Bits)</w:t>
            </w:r>
          </w:p>
        </w:tc>
        <w:tc>
          <w:tcPr>
            <w:tcW w:w="7342" w:type="dxa"/>
            <w:shd w:val="clear" w:color="auto" w:fill="B4C6E7" w:themeFill="accent1" w:themeFillTint="66"/>
          </w:tcPr>
          <w:p w14:paraId="0E0C67E1" w14:textId="77777777" w:rsidR="002D1F22" w:rsidRDefault="008C4B8E">
            <w:pPr>
              <w:jc w:val="center"/>
              <w:rPr>
                <w:b/>
                <w:bCs/>
                <w:sz w:val="20"/>
                <w:szCs w:val="20"/>
              </w:rPr>
            </w:pPr>
            <w:r>
              <w:rPr>
                <w:b/>
                <w:bCs/>
                <w:sz w:val="20"/>
                <w:szCs w:val="20"/>
              </w:rPr>
              <w:t>Description</w:t>
            </w:r>
          </w:p>
        </w:tc>
      </w:tr>
      <w:tr w:rsidR="002D1F22" w14:paraId="6FC553D5" w14:textId="77777777">
        <w:tc>
          <w:tcPr>
            <w:tcW w:w="1793" w:type="dxa"/>
            <w:shd w:val="clear" w:color="auto" w:fill="auto"/>
          </w:tcPr>
          <w:p w14:paraId="6B2544EA" w14:textId="77777777" w:rsidR="002D1F22" w:rsidRDefault="008C4B8E">
            <w:pPr>
              <w:rPr>
                <w:sz w:val="16"/>
                <w:szCs w:val="16"/>
              </w:rPr>
            </w:pPr>
            <w:r>
              <w:rPr>
                <w:sz w:val="16"/>
                <w:szCs w:val="16"/>
              </w:rPr>
              <w:t>Vita 49.1 Frame Alignment Word (FAW)</w:t>
            </w:r>
          </w:p>
        </w:tc>
        <w:tc>
          <w:tcPr>
            <w:tcW w:w="828" w:type="dxa"/>
            <w:shd w:val="clear" w:color="auto" w:fill="auto"/>
          </w:tcPr>
          <w:p w14:paraId="0FD1A49F" w14:textId="77777777" w:rsidR="002D1F22" w:rsidRDefault="008C4B8E">
            <w:pPr>
              <w:jc w:val="center"/>
              <w:rPr>
                <w:sz w:val="16"/>
                <w:szCs w:val="16"/>
              </w:rPr>
            </w:pPr>
            <w:r>
              <w:rPr>
                <w:sz w:val="16"/>
                <w:szCs w:val="16"/>
              </w:rPr>
              <w:t>32</w:t>
            </w:r>
          </w:p>
        </w:tc>
        <w:tc>
          <w:tcPr>
            <w:tcW w:w="7342" w:type="dxa"/>
            <w:shd w:val="clear" w:color="auto" w:fill="auto"/>
          </w:tcPr>
          <w:p w14:paraId="78A5128B" w14:textId="77777777" w:rsidR="002D1F22" w:rsidRDefault="008C4B8E">
            <w:pPr>
              <w:rPr>
                <w:sz w:val="16"/>
                <w:szCs w:val="16"/>
              </w:rPr>
            </w:pPr>
            <w:r>
              <w:rPr>
                <w:sz w:val="16"/>
                <w:szCs w:val="16"/>
              </w:rPr>
              <w:t xml:space="preserve">This field is defined as the ASCII representation of “VLRP” (“56 4C 52 50”).  The main advantage of the VRL is that this field allows Vita packets of the AVS-4000 to be transferred in a system without additional framing. </w:t>
            </w:r>
          </w:p>
        </w:tc>
      </w:tr>
      <w:tr w:rsidR="002D1F22" w14:paraId="7535C002" w14:textId="77777777">
        <w:tc>
          <w:tcPr>
            <w:tcW w:w="1793" w:type="dxa"/>
            <w:shd w:val="clear" w:color="auto" w:fill="auto"/>
          </w:tcPr>
          <w:p w14:paraId="002DFD9B" w14:textId="77777777" w:rsidR="002D1F22" w:rsidRDefault="008C4B8E">
            <w:pPr>
              <w:rPr>
                <w:sz w:val="16"/>
                <w:szCs w:val="16"/>
              </w:rPr>
            </w:pPr>
            <w:r>
              <w:rPr>
                <w:sz w:val="16"/>
                <w:szCs w:val="16"/>
              </w:rPr>
              <w:t>Vita 49.1 Frame Count</w:t>
            </w:r>
          </w:p>
        </w:tc>
        <w:tc>
          <w:tcPr>
            <w:tcW w:w="828" w:type="dxa"/>
            <w:shd w:val="clear" w:color="auto" w:fill="auto"/>
          </w:tcPr>
          <w:p w14:paraId="7F66D415" w14:textId="77777777" w:rsidR="002D1F22" w:rsidRDefault="008C4B8E">
            <w:pPr>
              <w:jc w:val="center"/>
              <w:rPr>
                <w:sz w:val="16"/>
                <w:szCs w:val="16"/>
              </w:rPr>
            </w:pPr>
            <w:r>
              <w:rPr>
                <w:sz w:val="16"/>
                <w:szCs w:val="16"/>
              </w:rPr>
              <w:t>12</w:t>
            </w:r>
          </w:p>
        </w:tc>
        <w:tc>
          <w:tcPr>
            <w:tcW w:w="7342" w:type="dxa"/>
            <w:shd w:val="clear" w:color="auto" w:fill="auto"/>
          </w:tcPr>
          <w:p w14:paraId="26E3335A" w14:textId="77777777" w:rsidR="002D1F22" w:rsidRDefault="008C4B8E">
            <w:pPr>
              <w:rPr>
                <w:sz w:val="16"/>
                <w:szCs w:val="16"/>
              </w:rPr>
            </w:pPr>
            <w:r>
              <w:rPr>
                <w:sz w:val="16"/>
                <w:szCs w:val="16"/>
              </w:rPr>
              <w:t>This 12-bit field contains a running frame count.  That allows the receiving system to determine if the transporting medium dropped any frames.</w:t>
            </w:r>
          </w:p>
        </w:tc>
      </w:tr>
      <w:tr w:rsidR="002D1F22" w14:paraId="1784D32A" w14:textId="77777777">
        <w:tc>
          <w:tcPr>
            <w:tcW w:w="1793" w:type="dxa"/>
            <w:shd w:val="clear" w:color="auto" w:fill="auto"/>
          </w:tcPr>
          <w:p w14:paraId="2A141566" w14:textId="77777777" w:rsidR="002D1F22" w:rsidRDefault="008C4B8E">
            <w:pPr>
              <w:rPr>
                <w:sz w:val="16"/>
                <w:szCs w:val="16"/>
              </w:rPr>
            </w:pPr>
            <w:r>
              <w:rPr>
                <w:sz w:val="16"/>
                <w:szCs w:val="16"/>
              </w:rPr>
              <w:t>Vita 49.1 Frame Size</w:t>
            </w:r>
          </w:p>
        </w:tc>
        <w:tc>
          <w:tcPr>
            <w:tcW w:w="828" w:type="dxa"/>
            <w:shd w:val="clear" w:color="auto" w:fill="auto"/>
          </w:tcPr>
          <w:p w14:paraId="5F85A984" w14:textId="77777777" w:rsidR="002D1F22" w:rsidRDefault="008C4B8E">
            <w:pPr>
              <w:jc w:val="center"/>
              <w:rPr>
                <w:sz w:val="16"/>
                <w:szCs w:val="16"/>
              </w:rPr>
            </w:pPr>
            <w:r>
              <w:rPr>
                <w:sz w:val="16"/>
                <w:szCs w:val="16"/>
              </w:rPr>
              <w:t>20</w:t>
            </w:r>
          </w:p>
        </w:tc>
        <w:tc>
          <w:tcPr>
            <w:tcW w:w="7342" w:type="dxa"/>
            <w:shd w:val="clear" w:color="auto" w:fill="auto"/>
          </w:tcPr>
          <w:p w14:paraId="25C52763" w14:textId="77777777" w:rsidR="002D1F22" w:rsidRDefault="008C4B8E">
            <w:pPr>
              <w:rPr>
                <w:sz w:val="16"/>
                <w:szCs w:val="16"/>
              </w:rPr>
            </w:pPr>
            <w:r>
              <w:rPr>
                <w:sz w:val="16"/>
                <w:szCs w:val="16"/>
              </w:rPr>
              <w:t>This 20-bit frame size field reports the length of the entire VRL frame in terms of 32-bit words.  Currently, this field is always 0x800.</w:t>
            </w:r>
          </w:p>
        </w:tc>
      </w:tr>
      <w:tr w:rsidR="002D1F22" w14:paraId="347E033E" w14:textId="77777777">
        <w:tc>
          <w:tcPr>
            <w:tcW w:w="1793" w:type="dxa"/>
            <w:shd w:val="clear" w:color="auto" w:fill="auto"/>
          </w:tcPr>
          <w:p w14:paraId="5DA5AFB3" w14:textId="77777777" w:rsidR="002D1F22" w:rsidRDefault="008C4B8E">
            <w:pPr>
              <w:rPr>
                <w:sz w:val="16"/>
                <w:szCs w:val="16"/>
              </w:rPr>
            </w:pPr>
            <w:r>
              <w:rPr>
                <w:sz w:val="16"/>
                <w:szCs w:val="16"/>
              </w:rPr>
              <w:t>Vita 49.1 Frame End Word (Trailer)</w:t>
            </w:r>
          </w:p>
        </w:tc>
        <w:tc>
          <w:tcPr>
            <w:tcW w:w="828" w:type="dxa"/>
            <w:shd w:val="clear" w:color="auto" w:fill="auto"/>
          </w:tcPr>
          <w:p w14:paraId="38523DC5" w14:textId="77777777" w:rsidR="002D1F22" w:rsidRDefault="008C4B8E">
            <w:pPr>
              <w:jc w:val="center"/>
              <w:rPr>
                <w:sz w:val="16"/>
                <w:szCs w:val="16"/>
              </w:rPr>
            </w:pPr>
            <w:r>
              <w:rPr>
                <w:sz w:val="16"/>
                <w:szCs w:val="16"/>
              </w:rPr>
              <w:t>30</w:t>
            </w:r>
          </w:p>
        </w:tc>
        <w:tc>
          <w:tcPr>
            <w:tcW w:w="7342" w:type="dxa"/>
            <w:shd w:val="clear" w:color="auto" w:fill="auto"/>
          </w:tcPr>
          <w:p w14:paraId="46187CF1" w14:textId="77777777" w:rsidR="002D1F22" w:rsidRDefault="008C4B8E">
            <w:pPr>
              <w:keepNext/>
              <w:rPr>
                <w:sz w:val="16"/>
                <w:szCs w:val="16"/>
              </w:rPr>
            </w:pPr>
            <w:r>
              <w:rPr>
                <w:sz w:val="16"/>
                <w:szCs w:val="16"/>
              </w:rPr>
              <w:t>This word is the last word in each frame can be used during parsing of the stream to determine the end of the frame.  This field always contains the ASCII representation of “VEND” (“56 45 4E 44 0A”).</w:t>
            </w:r>
          </w:p>
        </w:tc>
      </w:tr>
    </w:tbl>
    <w:p w14:paraId="614F2542" w14:textId="77777777" w:rsidR="002D1F22" w:rsidRDefault="008C4B8E">
      <w:pPr>
        <w:pStyle w:val="Caption"/>
        <w:jc w:val="center"/>
      </w:pPr>
      <w:r>
        <w:t xml:space="preserve">Figure </w:t>
      </w:r>
      <w:r>
        <w:fldChar w:fldCharType="begin"/>
      </w:r>
      <w:r>
        <w:instrText>SEQ Figure \* ARABIC</w:instrText>
      </w:r>
      <w:r>
        <w:fldChar w:fldCharType="separate"/>
      </w:r>
      <w:r>
        <w:t>18</w:t>
      </w:r>
      <w:r>
        <w:fldChar w:fldCharType="end"/>
      </w:r>
      <w:r>
        <w:t>: Vita 49.1 VRL Header and Trailer Fields</w:t>
      </w:r>
    </w:p>
    <w:p w14:paraId="3455369C" w14:textId="77777777" w:rsidR="002D1F22" w:rsidRDefault="002D1F22"/>
    <w:tbl>
      <w:tblPr>
        <w:tblStyle w:val="TableGrid"/>
        <w:tblW w:w="9962" w:type="dxa"/>
        <w:tblLook w:val="04A0" w:firstRow="1" w:lastRow="0" w:firstColumn="1" w:lastColumn="0" w:noHBand="0" w:noVBand="1"/>
      </w:tblPr>
      <w:tblGrid>
        <w:gridCol w:w="1946"/>
        <w:gridCol w:w="828"/>
        <w:gridCol w:w="7188"/>
      </w:tblGrid>
      <w:tr w:rsidR="002D1F22" w14:paraId="2BAD1CB4" w14:textId="77777777">
        <w:tc>
          <w:tcPr>
            <w:tcW w:w="1946" w:type="dxa"/>
            <w:shd w:val="clear" w:color="auto" w:fill="B4C6E7" w:themeFill="accent1" w:themeFillTint="66"/>
          </w:tcPr>
          <w:p w14:paraId="441CCC26" w14:textId="77777777" w:rsidR="002D1F22" w:rsidRDefault="008C4B8E">
            <w:pPr>
              <w:jc w:val="center"/>
              <w:rPr>
                <w:b/>
                <w:bCs/>
                <w:sz w:val="20"/>
                <w:szCs w:val="20"/>
              </w:rPr>
            </w:pPr>
            <w:r>
              <w:rPr>
                <w:b/>
                <w:bCs/>
                <w:sz w:val="20"/>
                <w:szCs w:val="20"/>
              </w:rPr>
              <w:t>V49.0 VRT Field</w:t>
            </w:r>
          </w:p>
        </w:tc>
        <w:tc>
          <w:tcPr>
            <w:tcW w:w="828" w:type="dxa"/>
            <w:shd w:val="clear" w:color="auto" w:fill="B4C6E7" w:themeFill="accent1" w:themeFillTint="66"/>
          </w:tcPr>
          <w:p w14:paraId="1FD0A09A" w14:textId="77777777" w:rsidR="002D1F22" w:rsidRDefault="008C4B8E">
            <w:pPr>
              <w:jc w:val="center"/>
              <w:rPr>
                <w:b/>
                <w:bCs/>
                <w:sz w:val="20"/>
                <w:szCs w:val="20"/>
              </w:rPr>
            </w:pPr>
            <w:r>
              <w:rPr>
                <w:b/>
                <w:bCs/>
                <w:sz w:val="20"/>
                <w:szCs w:val="20"/>
              </w:rPr>
              <w:t>Length (Bits)</w:t>
            </w:r>
          </w:p>
        </w:tc>
        <w:tc>
          <w:tcPr>
            <w:tcW w:w="7188" w:type="dxa"/>
            <w:shd w:val="clear" w:color="auto" w:fill="B4C6E7" w:themeFill="accent1" w:themeFillTint="66"/>
          </w:tcPr>
          <w:p w14:paraId="21AE02C6" w14:textId="77777777" w:rsidR="002D1F22" w:rsidRDefault="008C4B8E">
            <w:pPr>
              <w:jc w:val="center"/>
              <w:rPr>
                <w:b/>
                <w:bCs/>
                <w:sz w:val="20"/>
                <w:szCs w:val="20"/>
              </w:rPr>
            </w:pPr>
            <w:r>
              <w:rPr>
                <w:b/>
                <w:bCs/>
                <w:sz w:val="20"/>
                <w:szCs w:val="20"/>
              </w:rPr>
              <w:t>Description</w:t>
            </w:r>
          </w:p>
        </w:tc>
      </w:tr>
      <w:tr w:rsidR="002D1F22" w14:paraId="3283E8D7" w14:textId="77777777">
        <w:tc>
          <w:tcPr>
            <w:tcW w:w="1946" w:type="dxa"/>
            <w:shd w:val="clear" w:color="auto" w:fill="auto"/>
          </w:tcPr>
          <w:p w14:paraId="2B32F6C4" w14:textId="77777777" w:rsidR="002D1F22" w:rsidRDefault="008C4B8E">
            <w:pPr>
              <w:rPr>
                <w:sz w:val="16"/>
                <w:szCs w:val="16"/>
              </w:rPr>
            </w:pPr>
            <w:r>
              <w:rPr>
                <w:sz w:val="16"/>
                <w:szCs w:val="16"/>
              </w:rPr>
              <w:t>Pkt Type (Header Word)</w:t>
            </w:r>
          </w:p>
        </w:tc>
        <w:tc>
          <w:tcPr>
            <w:tcW w:w="828" w:type="dxa"/>
            <w:shd w:val="clear" w:color="auto" w:fill="auto"/>
          </w:tcPr>
          <w:p w14:paraId="5D317AB8" w14:textId="77777777" w:rsidR="002D1F22" w:rsidRDefault="008C4B8E">
            <w:pPr>
              <w:jc w:val="center"/>
              <w:rPr>
                <w:sz w:val="16"/>
                <w:szCs w:val="16"/>
              </w:rPr>
            </w:pPr>
            <w:r>
              <w:rPr>
                <w:sz w:val="16"/>
                <w:szCs w:val="16"/>
              </w:rPr>
              <w:t>4</w:t>
            </w:r>
          </w:p>
        </w:tc>
        <w:tc>
          <w:tcPr>
            <w:tcW w:w="7188" w:type="dxa"/>
            <w:shd w:val="clear" w:color="auto" w:fill="auto"/>
          </w:tcPr>
          <w:p w14:paraId="4E3DC38D" w14:textId="77777777" w:rsidR="002D1F22" w:rsidRDefault="008C4B8E">
            <w:pPr>
              <w:rPr>
                <w:sz w:val="16"/>
                <w:szCs w:val="16"/>
              </w:rPr>
            </w:pPr>
            <w:r>
              <w:rPr>
                <w:sz w:val="16"/>
                <w:szCs w:val="16"/>
              </w:rPr>
              <w:t>The packet type is always “0001” indicating IF Data Packet with Stream Identifier.</w:t>
            </w:r>
          </w:p>
        </w:tc>
      </w:tr>
      <w:tr w:rsidR="002D1F22" w14:paraId="1076FDF0" w14:textId="77777777">
        <w:tc>
          <w:tcPr>
            <w:tcW w:w="1946" w:type="dxa"/>
            <w:shd w:val="clear" w:color="auto" w:fill="auto"/>
          </w:tcPr>
          <w:p w14:paraId="09885A2C" w14:textId="77777777" w:rsidR="002D1F22" w:rsidRDefault="008C4B8E">
            <w:pPr>
              <w:rPr>
                <w:sz w:val="16"/>
                <w:szCs w:val="16"/>
              </w:rPr>
            </w:pPr>
            <w:r>
              <w:rPr>
                <w:sz w:val="16"/>
                <w:szCs w:val="16"/>
              </w:rPr>
              <w:t>C (Header Word)</w:t>
            </w:r>
          </w:p>
        </w:tc>
        <w:tc>
          <w:tcPr>
            <w:tcW w:w="828" w:type="dxa"/>
            <w:shd w:val="clear" w:color="auto" w:fill="auto"/>
          </w:tcPr>
          <w:p w14:paraId="4EF80A33" w14:textId="77777777" w:rsidR="002D1F22" w:rsidRDefault="008C4B8E">
            <w:pPr>
              <w:jc w:val="center"/>
              <w:rPr>
                <w:sz w:val="16"/>
                <w:szCs w:val="16"/>
              </w:rPr>
            </w:pPr>
            <w:r>
              <w:rPr>
                <w:sz w:val="16"/>
                <w:szCs w:val="16"/>
              </w:rPr>
              <w:t>1</w:t>
            </w:r>
          </w:p>
        </w:tc>
        <w:tc>
          <w:tcPr>
            <w:tcW w:w="7188" w:type="dxa"/>
            <w:shd w:val="clear" w:color="auto" w:fill="auto"/>
          </w:tcPr>
          <w:p w14:paraId="1CAC138E" w14:textId="77777777" w:rsidR="002D1F22" w:rsidRDefault="008C4B8E">
            <w:pPr>
              <w:rPr>
                <w:sz w:val="16"/>
                <w:szCs w:val="16"/>
              </w:rPr>
            </w:pPr>
            <w:r>
              <w:rPr>
                <w:sz w:val="16"/>
                <w:szCs w:val="16"/>
              </w:rPr>
              <w:t>The C field is “0” since Class Identifiers are not used or supported</w:t>
            </w:r>
          </w:p>
        </w:tc>
      </w:tr>
      <w:tr w:rsidR="002D1F22" w14:paraId="52104307" w14:textId="77777777">
        <w:tc>
          <w:tcPr>
            <w:tcW w:w="1946" w:type="dxa"/>
            <w:shd w:val="clear" w:color="auto" w:fill="auto"/>
          </w:tcPr>
          <w:p w14:paraId="3FF8A160" w14:textId="77777777" w:rsidR="002D1F22" w:rsidRDefault="008C4B8E">
            <w:pPr>
              <w:rPr>
                <w:sz w:val="16"/>
                <w:szCs w:val="16"/>
              </w:rPr>
            </w:pPr>
            <w:r>
              <w:rPr>
                <w:sz w:val="16"/>
                <w:szCs w:val="16"/>
              </w:rPr>
              <w:t>T (Header Word)</w:t>
            </w:r>
          </w:p>
        </w:tc>
        <w:tc>
          <w:tcPr>
            <w:tcW w:w="828" w:type="dxa"/>
            <w:shd w:val="clear" w:color="auto" w:fill="auto"/>
          </w:tcPr>
          <w:p w14:paraId="4053BAC3" w14:textId="77777777" w:rsidR="002D1F22" w:rsidRDefault="008C4B8E">
            <w:pPr>
              <w:jc w:val="center"/>
              <w:rPr>
                <w:sz w:val="16"/>
                <w:szCs w:val="16"/>
              </w:rPr>
            </w:pPr>
            <w:r>
              <w:rPr>
                <w:sz w:val="16"/>
                <w:szCs w:val="16"/>
              </w:rPr>
              <w:t>1</w:t>
            </w:r>
          </w:p>
        </w:tc>
        <w:tc>
          <w:tcPr>
            <w:tcW w:w="7188" w:type="dxa"/>
            <w:shd w:val="clear" w:color="auto" w:fill="auto"/>
          </w:tcPr>
          <w:p w14:paraId="6730B157" w14:textId="77777777" w:rsidR="002D1F22" w:rsidRDefault="008C4B8E">
            <w:pPr>
              <w:rPr>
                <w:sz w:val="16"/>
                <w:szCs w:val="16"/>
              </w:rPr>
            </w:pPr>
            <w:r>
              <w:rPr>
                <w:sz w:val="16"/>
                <w:szCs w:val="16"/>
              </w:rPr>
              <w:t>The T field is “0” since a VRT (packet) trailer is not used or supported</w:t>
            </w:r>
          </w:p>
        </w:tc>
      </w:tr>
      <w:tr w:rsidR="002D1F22" w14:paraId="061A5D48" w14:textId="77777777">
        <w:tc>
          <w:tcPr>
            <w:tcW w:w="1946" w:type="dxa"/>
            <w:shd w:val="clear" w:color="auto" w:fill="auto"/>
          </w:tcPr>
          <w:p w14:paraId="54E83703" w14:textId="77777777" w:rsidR="002D1F22" w:rsidRDefault="008C4B8E">
            <w:pPr>
              <w:rPr>
                <w:sz w:val="16"/>
                <w:szCs w:val="16"/>
              </w:rPr>
            </w:pPr>
            <w:r>
              <w:rPr>
                <w:sz w:val="16"/>
                <w:szCs w:val="16"/>
              </w:rPr>
              <w:t>RR (Header Word)</w:t>
            </w:r>
          </w:p>
        </w:tc>
        <w:tc>
          <w:tcPr>
            <w:tcW w:w="828" w:type="dxa"/>
            <w:shd w:val="clear" w:color="auto" w:fill="auto"/>
          </w:tcPr>
          <w:p w14:paraId="6B935544" w14:textId="77777777" w:rsidR="002D1F22" w:rsidRDefault="008C4B8E">
            <w:pPr>
              <w:jc w:val="center"/>
              <w:rPr>
                <w:sz w:val="16"/>
                <w:szCs w:val="16"/>
              </w:rPr>
            </w:pPr>
            <w:r>
              <w:rPr>
                <w:sz w:val="16"/>
                <w:szCs w:val="16"/>
              </w:rPr>
              <w:t>2</w:t>
            </w:r>
          </w:p>
        </w:tc>
        <w:tc>
          <w:tcPr>
            <w:tcW w:w="7188" w:type="dxa"/>
            <w:shd w:val="clear" w:color="auto" w:fill="auto"/>
          </w:tcPr>
          <w:p w14:paraId="0E3AF01E" w14:textId="77777777" w:rsidR="002D1F22" w:rsidRDefault="008C4B8E">
            <w:pPr>
              <w:keepNext/>
              <w:rPr>
                <w:sz w:val="16"/>
                <w:szCs w:val="16"/>
              </w:rPr>
            </w:pPr>
            <w:r>
              <w:rPr>
                <w:sz w:val="16"/>
                <w:szCs w:val="16"/>
              </w:rPr>
              <w:t>These bits are reserved and set to “00”.</w:t>
            </w:r>
          </w:p>
        </w:tc>
      </w:tr>
      <w:tr w:rsidR="002D1F22" w14:paraId="72BA09FA" w14:textId="77777777">
        <w:tc>
          <w:tcPr>
            <w:tcW w:w="1946" w:type="dxa"/>
            <w:shd w:val="clear" w:color="auto" w:fill="auto"/>
          </w:tcPr>
          <w:p w14:paraId="3C795757" w14:textId="77777777" w:rsidR="002D1F22" w:rsidRDefault="008C4B8E">
            <w:pPr>
              <w:rPr>
                <w:sz w:val="16"/>
                <w:szCs w:val="16"/>
              </w:rPr>
            </w:pPr>
            <w:r>
              <w:rPr>
                <w:sz w:val="16"/>
                <w:szCs w:val="16"/>
              </w:rPr>
              <w:t>TSI (Header Word)</w:t>
            </w:r>
          </w:p>
        </w:tc>
        <w:tc>
          <w:tcPr>
            <w:tcW w:w="828" w:type="dxa"/>
            <w:shd w:val="clear" w:color="auto" w:fill="auto"/>
          </w:tcPr>
          <w:p w14:paraId="161889B0" w14:textId="77777777" w:rsidR="002D1F22" w:rsidRDefault="008C4B8E">
            <w:pPr>
              <w:jc w:val="center"/>
              <w:rPr>
                <w:sz w:val="16"/>
                <w:szCs w:val="16"/>
              </w:rPr>
            </w:pPr>
            <w:r>
              <w:rPr>
                <w:sz w:val="16"/>
                <w:szCs w:val="16"/>
              </w:rPr>
              <w:t>2</w:t>
            </w:r>
          </w:p>
        </w:tc>
        <w:tc>
          <w:tcPr>
            <w:tcW w:w="7188" w:type="dxa"/>
            <w:shd w:val="clear" w:color="auto" w:fill="auto"/>
          </w:tcPr>
          <w:p w14:paraId="4666D9B0" w14:textId="77777777" w:rsidR="002D1F22" w:rsidRDefault="008C4B8E">
            <w:pPr>
              <w:keepNext/>
              <w:rPr>
                <w:sz w:val="16"/>
                <w:szCs w:val="16"/>
              </w:rPr>
            </w:pPr>
            <w:r>
              <w:rPr>
                <w:sz w:val="16"/>
                <w:szCs w:val="16"/>
              </w:rPr>
              <w:t>This value is always “01” to indicate that packets to and from the AVS-4000 contain and expect the integer portion of UTC time.</w:t>
            </w:r>
          </w:p>
        </w:tc>
      </w:tr>
      <w:tr w:rsidR="002D1F22" w14:paraId="3EE36C54" w14:textId="77777777">
        <w:tc>
          <w:tcPr>
            <w:tcW w:w="1946" w:type="dxa"/>
            <w:shd w:val="clear" w:color="auto" w:fill="auto"/>
          </w:tcPr>
          <w:p w14:paraId="661DC23D" w14:textId="77777777" w:rsidR="002D1F22" w:rsidRDefault="008C4B8E">
            <w:pPr>
              <w:rPr>
                <w:sz w:val="16"/>
                <w:szCs w:val="16"/>
              </w:rPr>
            </w:pPr>
            <w:r>
              <w:rPr>
                <w:sz w:val="16"/>
                <w:szCs w:val="16"/>
              </w:rPr>
              <w:t>TSF (Header Word)</w:t>
            </w:r>
          </w:p>
        </w:tc>
        <w:tc>
          <w:tcPr>
            <w:tcW w:w="828" w:type="dxa"/>
            <w:shd w:val="clear" w:color="auto" w:fill="auto"/>
          </w:tcPr>
          <w:p w14:paraId="1EB19945" w14:textId="77777777" w:rsidR="002D1F22" w:rsidRDefault="008C4B8E">
            <w:pPr>
              <w:jc w:val="center"/>
              <w:rPr>
                <w:sz w:val="16"/>
                <w:szCs w:val="16"/>
              </w:rPr>
            </w:pPr>
            <w:r>
              <w:rPr>
                <w:sz w:val="16"/>
                <w:szCs w:val="16"/>
              </w:rPr>
              <w:t>2</w:t>
            </w:r>
          </w:p>
        </w:tc>
        <w:tc>
          <w:tcPr>
            <w:tcW w:w="7188" w:type="dxa"/>
            <w:shd w:val="clear" w:color="auto" w:fill="auto"/>
          </w:tcPr>
          <w:p w14:paraId="1E51B041" w14:textId="77777777" w:rsidR="002D1F22" w:rsidRDefault="008C4B8E">
            <w:pPr>
              <w:keepNext/>
              <w:rPr>
                <w:sz w:val="16"/>
                <w:szCs w:val="16"/>
              </w:rPr>
            </w:pPr>
            <w:r>
              <w:rPr>
                <w:sz w:val="16"/>
                <w:szCs w:val="16"/>
              </w:rPr>
              <w:t>This value is always “01” to indicate that the timestamp contained in the packets to and from the AVS-4000 contain and expect as sample count timestamp based on 2*</w:t>
            </w:r>
            <w:proofErr w:type="spellStart"/>
            <w:r>
              <w:rPr>
                <w:sz w:val="16"/>
                <w:szCs w:val="16"/>
              </w:rPr>
              <w:t>Master.SampleRate</w:t>
            </w:r>
            <w:proofErr w:type="spellEnd"/>
            <w:r>
              <w:rPr>
                <w:sz w:val="16"/>
                <w:szCs w:val="16"/>
              </w:rPr>
              <w:t>.  Over the period of a second the count will contain values of 0 to 2*</w:t>
            </w:r>
            <w:proofErr w:type="spellStart"/>
            <w:r>
              <w:rPr>
                <w:sz w:val="16"/>
                <w:szCs w:val="16"/>
              </w:rPr>
              <w:t>Master.SampleRate</w:t>
            </w:r>
            <w:proofErr w:type="spellEnd"/>
            <w:r>
              <w:rPr>
                <w:sz w:val="16"/>
                <w:szCs w:val="16"/>
              </w:rPr>
              <w:t xml:space="preserve"> – 1.</w:t>
            </w:r>
          </w:p>
        </w:tc>
      </w:tr>
      <w:tr w:rsidR="002D1F22" w14:paraId="2CA504D3" w14:textId="77777777">
        <w:tc>
          <w:tcPr>
            <w:tcW w:w="1946" w:type="dxa"/>
            <w:shd w:val="clear" w:color="auto" w:fill="auto"/>
          </w:tcPr>
          <w:p w14:paraId="35BFADA1" w14:textId="77777777" w:rsidR="002D1F22" w:rsidRDefault="008C4B8E">
            <w:pPr>
              <w:rPr>
                <w:sz w:val="16"/>
                <w:szCs w:val="16"/>
              </w:rPr>
            </w:pPr>
            <w:r>
              <w:rPr>
                <w:sz w:val="16"/>
                <w:szCs w:val="16"/>
              </w:rPr>
              <w:t>Pkt Count (Header Word)</w:t>
            </w:r>
          </w:p>
        </w:tc>
        <w:tc>
          <w:tcPr>
            <w:tcW w:w="828" w:type="dxa"/>
            <w:shd w:val="clear" w:color="auto" w:fill="auto"/>
          </w:tcPr>
          <w:p w14:paraId="1574CE89" w14:textId="77777777" w:rsidR="002D1F22" w:rsidRDefault="002D1F22">
            <w:pPr>
              <w:jc w:val="center"/>
              <w:rPr>
                <w:sz w:val="16"/>
                <w:szCs w:val="16"/>
              </w:rPr>
            </w:pPr>
          </w:p>
        </w:tc>
        <w:tc>
          <w:tcPr>
            <w:tcW w:w="7188" w:type="dxa"/>
            <w:shd w:val="clear" w:color="auto" w:fill="auto"/>
          </w:tcPr>
          <w:p w14:paraId="3D241777" w14:textId="77777777" w:rsidR="002D1F22" w:rsidRDefault="008C4B8E">
            <w:pPr>
              <w:keepNext/>
              <w:rPr>
                <w:sz w:val="16"/>
                <w:szCs w:val="16"/>
              </w:rPr>
            </w:pPr>
            <w:r>
              <w:rPr>
                <w:sz w:val="16"/>
                <w:szCs w:val="16"/>
              </w:rPr>
              <w:t>This field contains the packet count that constantly increments.</w:t>
            </w:r>
          </w:p>
        </w:tc>
      </w:tr>
      <w:tr w:rsidR="002D1F22" w14:paraId="2563E1B7" w14:textId="77777777">
        <w:tc>
          <w:tcPr>
            <w:tcW w:w="1946" w:type="dxa"/>
            <w:shd w:val="clear" w:color="auto" w:fill="auto"/>
          </w:tcPr>
          <w:p w14:paraId="51B6EF43" w14:textId="77777777" w:rsidR="002D1F22" w:rsidRDefault="008C4B8E">
            <w:pPr>
              <w:rPr>
                <w:sz w:val="16"/>
                <w:szCs w:val="16"/>
              </w:rPr>
            </w:pPr>
            <w:r>
              <w:rPr>
                <w:sz w:val="16"/>
                <w:szCs w:val="16"/>
              </w:rPr>
              <w:t>Pkt Size (Header Word)</w:t>
            </w:r>
          </w:p>
        </w:tc>
        <w:tc>
          <w:tcPr>
            <w:tcW w:w="828" w:type="dxa"/>
            <w:shd w:val="clear" w:color="auto" w:fill="auto"/>
          </w:tcPr>
          <w:p w14:paraId="7205CAA8" w14:textId="77777777" w:rsidR="002D1F22" w:rsidRDefault="002D1F22">
            <w:pPr>
              <w:jc w:val="center"/>
              <w:rPr>
                <w:sz w:val="16"/>
                <w:szCs w:val="16"/>
              </w:rPr>
            </w:pPr>
          </w:p>
        </w:tc>
        <w:tc>
          <w:tcPr>
            <w:tcW w:w="7188" w:type="dxa"/>
            <w:shd w:val="clear" w:color="auto" w:fill="auto"/>
          </w:tcPr>
          <w:p w14:paraId="633C8FC2" w14:textId="77777777" w:rsidR="002D1F22" w:rsidRDefault="008C4B8E">
            <w:pPr>
              <w:keepNext/>
              <w:rPr>
                <w:sz w:val="16"/>
                <w:szCs w:val="16"/>
              </w:rPr>
            </w:pPr>
            <w:r>
              <w:rPr>
                <w:sz w:val="16"/>
                <w:szCs w:val="16"/>
              </w:rPr>
              <w:t>This field contains the packet sizer in terms of 32-bit words.  This value is always 0x7FD or 2045 words.</w:t>
            </w:r>
          </w:p>
        </w:tc>
      </w:tr>
      <w:tr w:rsidR="002D1F22" w14:paraId="547222A2" w14:textId="77777777">
        <w:tc>
          <w:tcPr>
            <w:tcW w:w="1946" w:type="dxa"/>
            <w:shd w:val="clear" w:color="auto" w:fill="auto"/>
          </w:tcPr>
          <w:p w14:paraId="03D6F3F7" w14:textId="77777777" w:rsidR="002D1F22" w:rsidRDefault="008C4B8E">
            <w:pPr>
              <w:rPr>
                <w:sz w:val="16"/>
                <w:szCs w:val="16"/>
              </w:rPr>
            </w:pPr>
            <w:r>
              <w:rPr>
                <w:sz w:val="16"/>
                <w:szCs w:val="16"/>
              </w:rPr>
              <w:t>Class Identifier</w:t>
            </w:r>
          </w:p>
        </w:tc>
        <w:tc>
          <w:tcPr>
            <w:tcW w:w="828" w:type="dxa"/>
            <w:shd w:val="clear" w:color="auto" w:fill="auto"/>
          </w:tcPr>
          <w:p w14:paraId="6859ECF8" w14:textId="77777777" w:rsidR="002D1F22" w:rsidRDefault="008C4B8E">
            <w:pPr>
              <w:jc w:val="center"/>
              <w:rPr>
                <w:sz w:val="16"/>
                <w:szCs w:val="16"/>
              </w:rPr>
            </w:pPr>
            <w:r>
              <w:rPr>
                <w:sz w:val="16"/>
                <w:szCs w:val="16"/>
              </w:rPr>
              <w:t>64</w:t>
            </w:r>
          </w:p>
        </w:tc>
        <w:tc>
          <w:tcPr>
            <w:tcW w:w="7188" w:type="dxa"/>
            <w:shd w:val="clear" w:color="auto" w:fill="auto"/>
          </w:tcPr>
          <w:p w14:paraId="5CE4E6AB" w14:textId="77777777" w:rsidR="002D1F22" w:rsidRDefault="008C4B8E">
            <w:pPr>
              <w:keepNext/>
              <w:rPr>
                <w:sz w:val="16"/>
                <w:szCs w:val="16"/>
              </w:rPr>
            </w:pPr>
            <w:r>
              <w:rPr>
                <w:sz w:val="16"/>
                <w:szCs w:val="16"/>
              </w:rPr>
              <w:t>This optional field is not currently supported by the AVS-4000.</w:t>
            </w:r>
          </w:p>
        </w:tc>
      </w:tr>
      <w:tr w:rsidR="002D1F22" w14:paraId="340C47E6" w14:textId="77777777">
        <w:tc>
          <w:tcPr>
            <w:tcW w:w="1946" w:type="dxa"/>
            <w:shd w:val="clear" w:color="auto" w:fill="auto"/>
          </w:tcPr>
          <w:p w14:paraId="39A78C00" w14:textId="77777777" w:rsidR="002D1F22" w:rsidRDefault="008C4B8E">
            <w:pPr>
              <w:rPr>
                <w:sz w:val="16"/>
                <w:szCs w:val="16"/>
              </w:rPr>
            </w:pPr>
            <w:r>
              <w:rPr>
                <w:sz w:val="16"/>
                <w:szCs w:val="16"/>
              </w:rPr>
              <w:t>Stream Identifier</w:t>
            </w:r>
          </w:p>
        </w:tc>
        <w:tc>
          <w:tcPr>
            <w:tcW w:w="828" w:type="dxa"/>
            <w:shd w:val="clear" w:color="auto" w:fill="auto"/>
          </w:tcPr>
          <w:p w14:paraId="6BB2AC19" w14:textId="77777777" w:rsidR="002D1F22" w:rsidRDefault="008C4B8E">
            <w:pPr>
              <w:jc w:val="center"/>
              <w:rPr>
                <w:sz w:val="16"/>
                <w:szCs w:val="16"/>
              </w:rPr>
            </w:pPr>
            <w:r>
              <w:rPr>
                <w:sz w:val="16"/>
                <w:szCs w:val="16"/>
              </w:rPr>
              <w:t>32</w:t>
            </w:r>
          </w:p>
        </w:tc>
        <w:tc>
          <w:tcPr>
            <w:tcW w:w="7188" w:type="dxa"/>
            <w:shd w:val="clear" w:color="auto" w:fill="auto"/>
          </w:tcPr>
          <w:p w14:paraId="40811B97" w14:textId="77777777" w:rsidR="002D1F22" w:rsidRDefault="008C4B8E">
            <w:pPr>
              <w:keepNext/>
              <w:rPr>
                <w:sz w:val="16"/>
                <w:szCs w:val="16"/>
              </w:rPr>
            </w:pPr>
            <w:r>
              <w:rPr>
                <w:sz w:val="16"/>
                <w:szCs w:val="16"/>
              </w:rPr>
              <w:t>The stream identifier for the RX stream is fixed at 0 and the stream identifier for the TX stream can be set to any value specified by the user application.</w:t>
            </w:r>
          </w:p>
        </w:tc>
      </w:tr>
      <w:tr w:rsidR="002D1F22" w14:paraId="302EE62A" w14:textId="77777777">
        <w:tc>
          <w:tcPr>
            <w:tcW w:w="1946" w:type="dxa"/>
            <w:shd w:val="clear" w:color="auto" w:fill="auto"/>
          </w:tcPr>
          <w:p w14:paraId="562F0670" w14:textId="77777777" w:rsidR="002D1F22" w:rsidRDefault="008C4B8E">
            <w:pPr>
              <w:rPr>
                <w:sz w:val="16"/>
                <w:szCs w:val="16"/>
              </w:rPr>
            </w:pPr>
            <w:r>
              <w:rPr>
                <w:sz w:val="16"/>
                <w:szCs w:val="16"/>
              </w:rPr>
              <w:t>Integer-Seconds Timestamp</w:t>
            </w:r>
          </w:p>
        </w:tc>
        <w:tc>
          <w:tcPr>
            <w:tcW w:w="828" w:type="dxa"/>
            <w:shd w:val="clear" w:color="auto" w:fill="auto"/>
          </w:tcPr>
          <w:p w14:paraId="6516E641" w14:textId="77777777" w:rsidR="002D1F22" w:rsidRDefault="008C4B8E">
            <w:pPr>
              <w:jc w:val="center"/>
              <w:rPr>
                <w:sz w:val="16"/>
                <w:szCs w:val="16"/>
              </w:rPr>
            </w:pPr>
            <w:r>
              <w:rPr>
                <w:sz w:val="16"/>
                <w:szCs w:val="16"/>
              </w:rPr>
              <w:t>32</w:t>
            </w:r>
          </w:p>
        </w:tc>
        <w:tc>
          <w:tcPr>
            <w:tcW w:w="7188" w:type="dxa"/>
            <w:shd w:val="clear" w:color="auto" w:fill="auto"/>
          </w:tcPr>
          <w:p w14:paraId="3A8C3736" w14:textId="77777777" w:rsidR="002D1F22" w:rsidRDefault="008C4B8E">
            <w:pPr>
              <w:keepNext/>
              <w:rPr>
                <w:sz w:val="16"/>
                <w:szCs w:val="16"/>
              </w:rPr>
            </w:pPr>
            <w:r>
              <w:rPr>
                <w:sz w:val="16"/>
                <w:szCs w:val="16"/>
              </w:rPr>
              <w:t>In the AVS-4000 this is always the integer second portion of UTC time.</w:t>
            </w:r>
          </w:p>
        </w:tc>
      </w:tr>
      <w:tr w:rsidR="002D1F22" w14:paraId="6C1FC238" w14:textId="77777777">
        <w:tc>
          <w:tcPr>
            <w:tcW w:w="1946" w:type="dxa"/>
            <w:shd w:val="clear" w:color="auto" w:fill="auto"/>
          </w:tcPr>
          <w:p w14:paraId="1240A10B" w14:textId="77777777" w:rsidR="002D1F22" w:rsidRDefault="008C4B8E">
            <w:pPr>
              <w:rPr>
                <w:sz w:val="16"/>
                <w:szCs w:val="16"/>
              </w:rPr>
            </w:pPr>
            <w:r>
              <w:rPr>
                <w:sz w:val="16"/>
                <w:szCs w:val="16"/>
              </w:rPr>
              <w:t>Fractional-Seconds Timestamp (MSW)</w:t>
            </w:r>
          </w:p>
        </w:tc>
        <w:tc>
          <w:tcPr>
            <w:tcW w:w="828" w:type="dxa"/>
            <w:shd w:val="clear" w:color="auto" w:fill="auto"/>
          </w:tcPr>
          <w:p w14:paraId="546ED6EC" w14:textId="77777777" w:rsidR="002D1F22" w:rsidRDefault="008C4B8E">
            <w:pPr>
              <w:jc w:val="center"/>
              <w:rPr>
                <w:sz w:val="16"/>
                <w:szCs w:val="16"/>
              </w:rPr>
            </w:pPr>
            <w:r>
              <w:rPr>
                <w:sz w:val="16"/>
                <w:szCs w:val="16"/>
              </w:rPr>
              <w:t>32</w:t>
            </w:r>
          </w:p>
        </w:tc>
        <w:tc>
          <w:tcPr>
            <w:tcW w:w="7188" w:type="dxa"/>
            <w:shd w:val="clear" w:color="auto" w:fill="auto"/>
          </w:tcPr>
          <w:p w14:paraId="3B37F0DB" w14:textId="77777777" w:rsidR="002D1F22" w:rsidRDefault="008C4B8E">
            <w:pPr>
              <w:keepNext/>
              <w:rPr>
                <w:sz w:val="16"/>
                <w:szCs w:val="16"/>
              </w:rPr>
            </w:pPr>
            <w:r>
              <w:rPr>
                <w:sz w:val="16"/>
                <w:szCs w:val="16"/>
              </w:rPr>
              <w:t>This word of the fractional timestamp is always a value of 0 since there is not a timestamp in the system that increments beyond 32-bits.</w:t>
            </w:r>
          </w:p>
        </w:tc>
      </w:tr>
      <w:tr w:rsidR="002D1F22" w14:paraId="10CE9EC6" w14:textId="77777777">
        <w:tc>
          <w:tcPr>
            <w:tcW w:w="1946" w:type="dxa"/>
            <w:shd w:val="clear" w:color="auto" w:fill="auto"/>
          </w:tcPr>
          <w:p w14:paraId="196AD52F" w14:textId="77777777" w:rsidR="002D1F22" w:rsidRDefault="008C4B8E">
            <w:pPr>
              <w:rPr>
                <w:sz w:val="16"/>
                <w:szCs w:val="16"/>
              </w:rPr>
            </w:pPr>
            <w:r>
              <w:rPr>
                <w:sz w:val="16"/>
                <w:szCs w:val="16"/>
              </w:rPr>
              <w:t>Fractional-Seconds Timestamp (LSW)</w:t>
            </w:r>
          </w:p>
        </w:tc>
        <w:tc>
          <w:tcPr>
            <w:tcW w:w="828" w:type="dxa"/>
            <w:shd w:val="clear" w:color="auto" w:fill="auto"/>
          </w:tcPr>
          <w:p w14:paraId="328122D9" w14:textId="77777777" w:rsidR="002D1F22" w:rsidRDefault="008C4B8E">
            <w:pPr>
              <w:jc w:val="center"/>
              <w:rPr>
                <w:sz w:val="16"/>
                <w:szCs w:val="16"/>
              </w:rPr>
            </w:pPr>
            <w:r>
              <w:rPr>
                <w:sz w:val="16"/>
                <w:szCs w:val="16"/>
              </w:rPr>
              <w:t>32</w:t>
            </w:r>
          </w:p>
        </w:tc>
        <w:tc>
          <w:tcPr>
            <w:tcW w:w="7188" w:type="dxa"/>
            <w:shd w:val="clear" w:color="auto" w:fill="auto"/>
          </w:tcPr>
          <w:p w14:paraId="1F22B035" w14:textId="77777777" w:rsidR="002D1F22" w:rsidRDefault="008C4B8E">
            <w:pPr>
              <w:keepNext/>
              <w:rPr>
                <w:sz w:val="16"/>
                <w:szCs w:val="16"/>
              </w:rPr>
            </w:pPr>
            <w:r>
              <w:rPr>
                <w:sz w:val="16"/>
                <w:szCs w:val="16"/>
              </w:rPr>
              <w:t>In the AVS-4000 this fractional timestamp is a count from 0 to (2*</w:t>
            </w:r>
            <w:proofErr w:type="spellStart"/>
            <w:r>
              <w:rPr>
                <w:sz w:val="16"/>
                <w:szCs w:val="16"/>
              </w:rPr>
              <w:t>Master.SampleRate</w:t>
            </w:r>
            <w:proofErr w:type="spellEnd"/>
            <w:r>
              <w:rPr>
                <w:sz w:val="16"/>
                <w:szCs w:val="16"/>
              </w:rPr>
              <w:t xml:space="preserve"> – 1)</w:t>
            </w:r>
          </w:p>
        </w:tc>
      </w:tr>
      <w:tr w:rsidR="002D1F22" w14:paraId="6BE3B3CF" w14:textId="77777777">
        <w:tc>
          <w:tcPr>
            <w:tcW w:w="1946" w:type="dxa"/>
            <w:shd w:val="clear" w:color="auto" w:fill="auto"/>
          </w:tcPr>
          <w:p w14:paraId="61ADCA46" w14:textId="77777777" w:rsidR="002D1F22" w:rsidRDefault="008C4B8E">
            <w:pPr>
              <w:rPr>
                <w:sz w:val="16"/>
                <w:szCs w:val="16"/>
              </w:rPr>
            </w:pPr>
            <w:r>
              <w:rPr>
                <w:sz w:val="16"/>
                <w:szCs w:val="16"/>
              </w:rPr>
              <w:t>Payload</w:t>
            </w:r>
          </w:p>
        </w:tc>
        <w:tc>
          <w:tcPr>
            <w:tcW w:w="828" w:type="dxa"/>
            <w:shd w:val="clear" w:color="auto" w:fill="auto"/>
          </w:tcPr>
          <w:p w14:paraId="6335D00C" w14:textId="77777777" w:rsidR="002D1F22" w:rsidRDefault="008C4B8E">
            <w:pPr>
              <w:jc w:val="center"/>
              <w:rPr>
                <w:sz w:val="16"/>
                <w:szCs w:val="16"/>
              </w:rPr>
            </w:pPr>
            <w:r>
              <w:rPr>
                <w:sz w:val="16"/>
                <w:szCs w:val="16"/>
              </w:rPr>
              <w:t>32</w:t>
            </w:r>
          </w:p>
        </w:tc>
        <w:tc>
          <w:tcPr>
            <w:tcW w:w="7188" w:type="dxa"/>
            <w:shd w:val="clear" w:color="auto" w:fill="auto"/>
          </w:tcPr>
          <w:p w14:paraId="227B366D" w14:textId="77777777" w:rsidR="002D1F22" w:rsidRDefault="008C4B8E">
            <w:pPr>
              <w:keepNext/>
              <w:rPr>
                <w:sz w:val="16"/>
                <w:szCs w:val="16"/>
              </w:rPr>
            </w:pPr>
            <w:r>
              <w:rPr>
                <w:sz w:val="16"/>
                <w:szCs w:val="16"/>
              </w:rPr>
              <w:t>Each packet contains 2040 quadrature samples each represented by a 16-bit I value in the upper half of the word and a 16-bit Q value in the lower half of the word.</w:t>
            </w:r>
          </w:p>
        </w:tc>
      </w:tr>
      <w:tr w:rsidR="002D1F22" w14:paraId="68175EF0" w14:textId="77777777">
        <w:tc>
          <w:tcPr>
            <w:tcW w:w="1946" w:type="dxa"/>
            <w:shd w:val="clear" w:color="auto" w:fill="auto"/>
          </w:tcPr>
          <w:p w14:paraId="1975FF97" w14:textId="77777777" w:rsidR="002D1F22" w:rsidRDefault="008C4B8E">
            <w:pPr>
              <w:rPr>
                <w:sz w:val="16"/>
                <w:szCs w:val="16"/>
              </w:rPr>
            </w:pPr>
            <w:r>
              <w:rPr>
                <w:sz w:val="16"/>
                <w:szCs w:val="16"/>
              </w:rPr>
              <w:t>V49.0 VRT Trailer</w:t>
            </w:r>
          </w:p>
        </w:tc>
        <w:tc>
          <w:tcPr>
            <w:tcW w:w="828" w:type="dxa"/>
            <w:shd w:val="clear" w:color="auto" w:fill="auto"/>
          </w:tcPr>
          <w:p w14:paraId="5EDB1334" w14:textId="77777777" w:rsidR="002D1F22" w:rsidRDefault="008C4B8E">
            <w:pPr>
              <w:jc w:val="center"/>
              <w:rPr>
                <w:sz w:val="16"/>
                <w:szCs w:val="16"/>
              </w:rPr>
            </w:pPr>
            <w:r>
              <w:rPr>
                <w:sz w:val="16"/>
                <w:szCs w:val="16"/>
              </w:rPr>
              <w:t>32</w:t>
            </w:r>
          </w:p>
        </w:tc>
        <w:tc>
          <w:tcPr>
            <w:tcW w:w="7188" w:type="dxa"/>
            <w:shd w:val="clear" w:color="auto" w:fill="auto"/>
          </w:tcPr>
          <w:p w14:paraId="157C9972" w14:textId="77777777" w:rsidR="002D1F22" w:rsidRDefault="008C4B8E">
            <w:pPr>
              <w:keepNext/>
              <w:rPr>
                <w:sz w:val="16"/>
                <w:szCs w:val="16"/>
              </w:rPr>
            </w:pPr>
            <w:r>
              <w:rPr>
                <w:sz w:val="16"/>
                <w:szCs w:val="16"/>
              </w:rPr>
              <w:t>As indicated in the description of the T field of the header word, this field is not supported by the AVS-4000.</w:t>
            </w:r>
          </w:p>
        </w:tc>
      </w:tr>
    </w:tbl>
    <w:p w14:paraId="63A203B0" w14:textId="77777777" w:rsidR="002D1F22" w:rsidRDefault="008C4B8E">
      <w:pPr>
        <w:pStyle w:val="Caption"/>
        <w:jc w:val="center"/>
      </w:pPr>
      <w:r>
        <w:t xml:space="preserve">Table </w:t>
      </w:r>
      <w:r>
        <w:fldChar w:fldCharType="begin"/>
      </w:r>
      <w:r>
        <w:instrText>SEQ Table \* ARABIC</w:instrText>
      </w:r>
      <w:r>
        <w:fldChar w:fldCharType="separate"/>
      </w:r>
      <w:r>
        <w:t>7</w:t>
      </w:r>
      <w:r>
        <w:fldChar w:fldCharType="end"/>
      </w:r>
      <w:r>
        <w:t>: VRT Packet Fields</w:t>
      </w:r>
    </w:p>
    <w:p w14:paraId="5974635C" w14:textId="77777777" w:rsidR="002D1F22" w:rsidRDefault="002D1F22"/>
    <w:p w14:paraId="611493E4" w14:textId="77777777" w:rsidR="002D1F22" w:rsidRDefault="008C4B8E">
      <w:r>
        <w:t>Because this radio is USB and expected to be directly controlled by the application consuming packets, the radio does not provide Vita 49 context packets over the wire.  However, upon request the ability to provide context packets can be provided.</w:t>
      </w:r>
    </w:p>
    <w:p w14:paraId="6D7A7900" w14:textId="77777777" w:rsidR="002D1F22" w:rsidRDefault="002D1F22"/>
    <w:p w14:paraId="0E80F9C7" w14:textId="77777777" w:rsidR="002D1F22" w:rsidRDefault="002D1F22"/>
    <w:p w14:paraId="04FAF5AD" w14:textId="77777777" w:rsidR="002D1F22" w:rsidRDefault="002D1F22"/>
    <w:p w14:paraId="2AAFB209" w14:textId="77777777" w:rsidR="002D1F22" w:rsidRDefault="002D1F22"/>
    <w:p w14:paraId="314DC1FC" w14:textId="77777777" w:rsidR="002D1F22" w:rsidRDefault="002D1F22"/>
    <w:p w14:paraId="0F17BBAA" w14:textId="77777777" w:rsidR="002D1F22" w:rsidRDefault="008C4B8E">
      <w:pPr>
        <w:pStyle w:val="Heading3"/>
        <w:numPr>
          <w:ilvl w:val="2"/>
          <w:numId w:val="2"/>
        </w:numPr>
      </w:pPr>
      <w:bookmarkStart w:id="92" w:name="__RefHeading___Toc2579_3736658812"/>
      <w:bookmarkStart w:id="93" w:name="_Toc32232215"/>
      <w:bookmarkEnd w:id="92"/>
      <w:r>
        <w:t>4.5 Mechanical Information</w:t>
      </w:r>
      <w:bookmarkEnd w:id="93"/>
    </w:p>
    <w:p w14:paraId="1C871771" w14:textId="217EE734" w:rsidR="002D1F22" w:rsidRDefault="008C4B8E">
      <w:pPr>
        <w:pStyle w:val="BodyText"/>
      </w:pPr>
      <w:r>
        <w:t>The AVS-4000 is 4.20” L x 2.64” W x 0.62” H.  The unit has mounting holes at each corner to allow for mechanical integration.  The four mounting holes are labeled A are threaded holes that accept a #4-40 screw.  The dimension drawing below contains the information required to mount the unit into a customer system.  Additional drawing</w:t>
      </w:r>
      <w:ins w:id="94" w:author="William Craig" w:date="2020-06-04T08:48:00Z">
        <w:r w:rsidR="00D826DC">
          <w:t>s</w:t>
        </w:r>
      </w:ins>
      <w:r>
        <w:t xml:space="preserve"> are available to customers upon request.</w:t>
      </w:r>
    </w:p>
    <w:p w14:paraId="059B03C0" w14:textId="77777777" w:rsidR="002D1F22" w:rsidRDefault="008C4B8E">
      <w:pPr>
        <w:pStyle w:val="BodyText"/>
        <w:keepNext/>
        <w:jc w:val="center"/>
      </w:pPr>
      <w:r>
        <w:rPr>
          <w:noProof/>
        </w:rPr>
        <w:drawing>
          <wp:inline distT="0" distB="0" distL="0" distR="0" wp14:anchorId="2AA873A3" wp14:editId="1B68EC57">
            <wp:extent cx="5405755" cy="272859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24"/>
                    <a:stretch>
                      <a:fillRect/>
                    </a:stretch>
                  </pic:blipFill>
                  <pic:spPr bwMode="auto">
                    <a:xfrm>
                      <a:off x="0" y="0"/>
                      <a:ext cx="5405755" cy="2728595"/>
                    </a:xfrm>
                    <a:prstGeom prst="rect">
                      <a:avLst/>
                    </a:prstGeom>
                  </pic:spPr>
                </pic:pic>
              </a:graphicData>
            </a:graphic>
          </wp:inline>
        </w:drawing>
      </w:r>
    </w:p>
    <w:p w14:paraId="26EB8AFC" w14:textId="77777777" w:rsidR="002D1F22" w:rsidRDefault="008C4B8E">
      <w:pPr>
        <w:pStyle w:val="Caption"/>
        <w:jc w:val="center"/>
      </w:pPr>
      <w:r>
        <w:t xml:space="preserve">Table </w:t>
      </w:r>
      <w:r>
        <w:fldChar w:fldCharType="begin"/>
      </w:r>
      <w:r>
        <w:instrText>SEQ Table \* ARABIC</w:instrText>
      </w:r>
      <w:r>
        <w:fldChar w:fldCharType="separate"/>
      </w:r>
      <w:r>
        <w:t>8</w:t>
      </w:r>
      <w:r>
        <w:fldChar w:fldCharType="end"/>
      </w:r>
      <w:r>
        <w:t>: AVS-4000 Dimensioned Mounting Drawing</w:t>
      </w:r>
    </w:p>
    <w:p w14:paraId="353F9BCC" w14:textId="77777777" w:rsidR="002D1F22" w:rsidRDefault="008C4B8E">
      <w:r>
        <w:t>The following drawings provide the mechanical centers of the connectors along the front and rear panels.</w:t>
      </w:r>
    </w:p>
    <w:p w14:paraId="6448A811" w14:textId="77777777" w:rsidR="002D1F22" w:rsidRDefault="008C4B8E">
      <w:pPr>
        <w:keepNext/>
        <w:jc w:val="center"/>
      </w:pPr>
      <w:r>
        <w:rPr>
          <w:noProof/>
        </w:rPr>
        <w:drawing>
          <wp:inline distT="0" distB="0" distL="0" distR="0" wp14:anchorId="233F7AF5" wp14:editId="555CC911">
            <wp:extent cx="2736215" cy="108077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25"/>
                    <a:stretch>
                      <a:fillRect/>
                    </a:stretch>
                  </pic:blipFill>
                  <pic:spPr bwMode="auto">
                    <a:xfrm>
                      <a:off x="0" y="0"/>
                      <a:ext cx="2736215" cy="1080770"/>
                    </a:xfrm>
                    <a:prstGeom prst="rect">
                      <a:avLst/>
                    </a:prstGeom>
                  </pic:spPr>
                </pic:pic>
              </a:graphicData>
            </a:graphic>
          </wp:inline>
        </w:drawing>
      </w:r>
    </w:p>
    <w:p w14:paraId="52646E8A" w14:textId="77777777" w:rsidR="002D1F22" w:rsidRDefault="008C4B8E">
      <w:pPr>
        <w:pStyle w:val="Caption"/>
        <w:jc w:val="center"/>
      </w:pPr>
      <w:r>
        <w:t xml:space="preserve">Table </w:t>
      </w:r>
      <w:r>
        <w:fldChar w:fldCharType="begin"/>
      </w:r>
      <w:r>
        <w:instrText>SEQ Table \* ARABIC</w:instrText>
      </w:r>
      <w:r>
        <w:fldChar w:fldCharType="separate"/>
      </w:r>
      <w:r>
        <w:t>9</w:t>
      </w:r>
      <w:r>
        <w:fldChar w:fldCharType="end"/>
      </w:r>
      <w:r>
        <w:t>: Front Panel Connector Locations</w:t>
      </w:r>
    </w:p>
    <w:p w14:paraId="71F18038" w14:textId="77777777" w:rsidR="002D1F22" w:rsidRDefault="008C4B8E">
      <w:pPr>
        <w:keepNext/>
        <w:jc w:val="center"/>
      </w:pPr>
      <w:r>
        <w:rPr>
          <w:noProof/>
        </w:rPr>
        <w:lastRenderedPageBreak/>
        <w:drawing>
          <wp:inline distT="0" distB="0" distL="0" distR="0" wp14:anchorId="639A76A0" wp14:editId="37C5D615">
            <wp:extent cx="2889250" cy="106108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26"/>
                    <a:stretch>
                      <a:fillRect/>
                    </a:stretch>
                  </pic:blipFill>
                  <pic:spPr bwMode="auto">
                    <a:xfrm>
                      <a:off x="0" y="0"/>
                      <a:ext cx="2889250" cy="1061085"/>
                    </a:xfrm>
                    <a:prstGeom prst="rect">
                      <a:avLst/>
                    </a:prstGeom>
                  </pic:spPr>
                </pic:pic>
              </a:graphicData>
            </a:graphic>
          </wp:inline>
        </w:drawing>
      </w:r>
    </w:p>
    <w:p w14:paraId="58D0C73F" w14:textId="77777777" w:rsidR="002D1F22" w:rsidRDefault="008C4B8E">
      <w:pPr>
        <w:pStyle w:val="Caption"/>
        <w:jc w:val="center"/>
      </w:pPr>
      <w:r>
        <w:t xml:space="preserve">Table </w:t>
      </w:r>
      <w:r>
        <w:fldChar w:fldCharType="begin"/>
      </w:r>
      <w:r>
        <w:instrText>SEQ Table \* ARABIC</w:instrText>
      </w:r>
      <w:r>
        <w:fldChar w:fldCharType="separate"/>
      </w:r>
      <w:r>
        <w:t>10</w:t>
      </w:r>
      <w:r>
        <w:fldChar w:fldCharType="end"/>
      </w:r>
      <w:r>
        <w:t>: Rear Panel Connector Locations</w:t>
      </w:r>
    </w:p>
    <w:p w14:paraId="5C78B319" w14:textId="77777777" w:rsidR="002D1F22" w:rsidRDefault="002D1F22">
      <w:pPr>
        <w:pStyle w:val="BodyText"/>
      </w:pPr>
    </w:p>
    <w:p w14:paraId="1D7B9F8D" w14:textId="77777777" w:rsidR="002D1F22" w:rsidRDefault="002D1F22">
      <w:pPr>
        <w:pStyle w:val="BodyText"/>
      </w:pPr>
    </w:p>
    <w:p w14:paraId="2AA4930E" w14:textId="77777777" w:rsidR="002D1F22" w:rsidRDefault="008C4B8E">
      <w:pPr>
        <w:pStyle w:val="Heading3"/>
        <w:numPr>
          <w:ilvl w:val="2"/>
          <w:numId w:val="2"/>
        </w:numPr>
      </w:pPr>
      <w:bookmarkStart w:id="95" w:name="__RefHeading___Toc2581_3736658812"/>
      <w:bookmarkStart w:id="96" w:name="_Toc32232216"/>
      <w:bookmarkEnd w:id="95"/>
      <w:r>
        <w:t>5.0 AVS-4000 System Requirements</w:t>
      </w:r>
      <w:bookmarkEnd w:id="96"/>
    </w:p>
    <w:p w14:paraId="06AA47B9" w14:textId="77777777" w:rsidR="002D1F22" w:rsidRDefault="008C4B8E">
      <w:pPr>
        <w:pStyle w:val="BodyText"/>
        <w:numPr>
          <w:ilvl w:val="0"/>
          <w:numId w:val="4"/>
        </w:numPr>
      </w:pPr>
      <w:r>
        <w:t>OS – Ubuntu 18.04</w:t>
      </w:r>
      <w:ins w:id="97" w:author="David Walsh" w:date="2020-05-13T17:23:00Z">
        <w:r>
          <w:t xml:space="preserve"> LTS (64-bit)</w:t>
        </w:r>
      </w:ins>
    </w:p>
    <w:p w14:paraId="4D8E2A32" w14:textId="77777777" w:rsidR="002D1F22" w:rsidRDefault="008C4B8E">
      <w:pPr>
        <w:pStyle w:val="BodyText"/>
        <w:numPr>
          <w:ilvl w:val="0"/>
          <w:numId w:val="4"/>
        </w:numPr>
      </w:pPr>
      <w:r>
        <w:t>QT 5.9.5</w:t>
      </w:r>
    </w:p>
    <w:p w14:paraId="61F59D86" w14:textId="77777777" w:rsidR="002D1F22" w:rsidRDefault="008C4B8E">
      <w:pPr>
        <w:pStyle w:val="Heading3"/>
        <w:numPr>
          <w:ilvl w:val="2"/>
          <w:numId w:val="2"/>
        </w:numPr>
      </w:pPr>
      <w:bookmarkStart w:id="98" w:name="__RefHeading___Toc2583_3736658812"/>
      <w:bookmarkStart w:id="99" w:name="_Toc32232217"/>
      <w:bookmarkEnd w:id="98"/>
      <w:r>
        <w:t>5.1 AVS-4000 Equipment Setup</w:t>
      </w:r>
      <w:bookmarkEnd w:id="99"/>
    </w:p>
    <w:p w14:paraId="174C143C" w14:textId="08964D01" w:rsidR="00D826DC" w:rsidDel="001B1FE0" w:rsidRDefault="008C4B8E" w:rsidP="001B1FE0">
      <w:pPr>
        <w:pStyle w:val="BodyText"/>
        <w:rPr>
          <w:del w:id="100" w:author="William Craig" w:date="2020-06-04T08:57:00Z"/>
          <w:moveTo w:id="101" w:author="William Craig" w:date="2020-06-04T08:54:00Z"/>
        </w:rPr>
        <w:pPrChange w:id="102" w:author="William Craig" w:date="2020-06-04T08:57:00Z">
          <w:pPr/>
        </w:pPrChange>
      </w:pPr>
      <w:r>
        <w:t>This section describes the initial setup of the system.  The base AVS-4000 Kit provides a USB 3.1 Type A to USB Type-C cable</w:t>
      </w:r>
      <w:ins w:id="103" w:author="William Craig" w:date="2020-06-04T08:51:00Z">
        <w:r w:rsidR="00D826DC">
          <w:t xml:space="preserve"> and an RF cable for loop back testing</w:t>
        </w:r>
      </w:ins>
      <w:del w:id="104" w:author="William Craig" w:date="2020-06-04T08:51:00Z">
        <w:r w:rsidDel="00D826DC">
          <w:delText xml:space="preserve"> with the </w:delText>
        </w:r>
      </w:del>
      <w:del w:id="105" w:author="William Craig" w:date="2020-06-04T08:52:00Z">
        <w:r w:rsidDel="00D826DC">
          <w:delText>AVS-4000</w:delText>
        </w:r>
      </w:del>
      <w:r>
        <w:t xml:space="preserve">.  </w:t>
      </w:r>
      <w:del w:id="106" w:author="William Craig" w:date="2020-06-04T08:57:00Z">
        <w:r w:rsidDel="001B1FE0">
          <w:delText>Prior to connecting the AVS-4000 to the host, perform the software installation outlined in section 5.2, Software Installation and Setup.</w:delText>
        </w:r>
      </w:del>
      <w:ins w:id="107" w:author="William Craig" w:date="2020-06-04T08:57:00Z">
        <w:r w:rsidR="001B1FE0">
          <w:t>C</w:t>
        </w:r>
      </w:ins>
      <w:moveToRangeStart w:id="108" w:author="William Craig" w:date="2020-06-04T08:54:00Z" w:name="move42153301"/>
      <w:moveTo w:id="109" w:author="William Craig" w:date="2020-06-04T08:54:00Z">
        <w:del w:id="110" w:author="William Craig" w:date="2020-06-04T08:54:00Z">
          <w:r w:rsidR="00D826DC" w:rsidDel="00D826DC">
            <w:delText>C</w:delText>
          </w:r>
        </w:del>
        <w:r w:rsidR="00D826DC">
          <w:t>onnect the USB Type-C end of the cable provided to the AVS-4000.  Connect</w:t>
        </w:r>
        <w:del w:id="111" w:author="William Craig" w:date="2020-06-04T09:25:00Z">
          <w:r w:rsidR="00D826DC" w:rsidDel="005C574F">
            <w:delText>or</w:delText>
          </w:r>
        </w:del>
        <w:r w:rsidR="00D826DC">
          <w:t xml:space="preserve"> the USB 3.1 Type A end of the cable to the host.  For the initial system test, connect </w:t>
        </w:r>
      </w:moveTo>
      <w:ins w:id="112" w:author="William Craig" w:date="2020-06-04T08:55:00Z">
        <w:r w:rsidR="001B1FE0">
          <w:t>the</w:t>
        </w:r>
      </w:ins>
      <w:moveTo w:id="113" w:author="William Craig" w:date="2020-06-04T08:54:00Z">
        <w:del w:id="114" w:author="William Craig" w:date="2020-06-04T08:55:00Z">
          <w:r w:rsidR="00D826DC" w:rsidDel="001B1FE0">
            <w:delText>a</w:delText>
          </w:r>
        </w:del>
        <w:r w:rsidR="00D826DC">
          <w:t xml:space="preserve"> Male SMA to Male SMA cable between the RX/TX and TX SMA connectors of the AVS-4000.</w:t>
        </w:r>
      </w:moveTo>
      <w:ins w:id="115" w:author="William Craig" w:date="2020-06-04T08:55:00Z">
        <w:r w:rsidR="001B1FE0">
          <w:t xml:space="preserve">  </w:t>
        </w:r>
      </w:ins>
      <w:ins w:id="116" w:author="William Craig" w:date="2020-06-04T08:57:00Z">
        <w:r w:rsidR="001B1FE0">
          <w:t>Proceed to the software installation.</w:t>
        </w:r>
      </w:ins>
    </w:p>
    <w:moveToRangeEnd w:id="108"/>
    <w:p w14:paraId="34E4B5F1" w14:textId="5CB0F80B" w:rsidR="00D826DC" w:rsidRDefault="00D826DC">
      <w:pPr>
        <w:pStyle w:val="BodyText"/>
      </w:pPr>
    </w:p>
    <w:p w14:paraId="3D09A585" w14:textId="77777777" w:rsidR="002D1F22" w:rsidRDefault="008C4B8E">
      <w:pPr>
        <w:pStyle w:val="Heading3"/>
        <w:numPr>
          <w:ilvl w:val="2"/>
          <w:numId w:val="2"/>
        </w:numPr>
      </w:pPr>
      <w:bookmarkStart w:id="117" w:name="__RefHeading___Toc2585_3736658812"/>
      <w:bookmarkStart w:id="118" w:name="_Toc32232218"/>
      <w:bookmarkEnd w:id="117"/>
      <w:r>
        <w:t>5.2 Software Installation and Setup</w:t>
      </w:r>
      <w:bookmarkEnd w:id="118"/>
    </w:p>
    <w:p w14:paraId="361FBF27" w14:textId="77777777" w:rsidR="002D1F22" w:rsidRDefault="008C4B8E">
      <w:pPr>
        <w:pStyle w:val="Heading3"/>
        <w:numPr>
          <w:ilvl w:val="2"/>
          <w:numId w:val="6"/>
        </w:numPr>
      </w:pPr>
      <w:bookmarkStart w:id="119" w:name="_Toc32232222113"/>
      <w:ins w:id="120" w:author="David Walsh" w:date="2020-05-14T18:11:00Z">
        <w:r>
          <w:t xml:space="preserve">5.2.1 </w:t>
        </w:r>
        <w:bookmarkEnd w:id="119"/>
        <w:r w:rsidRPr="008C4B8E">
          <w:rPr>
            <w:rPrChange w:id="121" w:author="William Craig" w:date="2020-06-03T18:04:00Z">
              <w:rPr>
                <w:color w:val="FF0000"/>
              </w:rPr>
            </w:rPrChange>
          </w:rPr>
          <w:t>Update System</w:t>
        </w:r>
      </w:ins>
    </w:p>
    <w:p w14:paraId="7AF4FADB" w14:textId="45F35458" w:rsidR="002D1F22" w:rsidRPr="008C4B8E" w:rsidRDefault="008C4B8E">
      <w:pPr>
        <w:pStyle w:val="BodyText"/>
        <w:rPr>
          <w:rPrChange w:id="122" w:author="William Craig" w:date="2020-06-03T18:05:00Z">
            <w:rPr/>
          </w:rPrChange>
        </w:rPr>
      </w:pPr>
      <w:ins w:id="123" w:author="David Walsh" w:date="2020-05-14T18:11:00Z">
        <w:r w:rsidRPr="008C4B8E">
          <w:rPr>
            <w:rPrChange w:id="124" w:author="William Craig" w:date="2020-06-03T18:05:00Z">
              <w:rPr>
                <w:color w:val="C9211E"/>
              </w:rPr>
            </w:rPrChange>
          </w:rPr>
          <w:t xml:space="preserve">Prior to installing </w:t>
        </w:r>
      </w:ins>
      <w:ins w:id="125" w:author="William Craig" w:date="2020-06-03T18:04:00Z">
        <w:r w:rsidRPr="008C4B8E">
          <w:rPr>
            <w:rPrChange w:id="126" w:author="William Craig" w:date="2020-06-03T18:05:00Z">
              <w:rPr>
                <w:color w:val="C9211E"/>
              </w:rPr>
            </w:rPrChange>
          </w:rPr>
          <w:t xml:space="preserve">the </w:t>
        </w:r>
      </w:ins>
      <w:proofErr w:type="gramStart"/>
      <w:ins w:id="127" w:author="David Walsh" w:date="2020-05-14T18:11:00Z">
        <w:r w:rsidRPr="008C4B8E">
          <w:rPr>
            <w:rPrChange w:id="128" w:author="William Craig" w:date="2020-06-03T18:05:00Z">
              <w:rPr>
                <w:color w:val="C9211E"/>
              </w:rPr>
            </w:rPrChange>
          </w:rPr>
          <w:t>software</w:t>
        </w:r>
        <w:proofErr w:type="gramEnd"/>
        <w:r w:rsidRPr="008C4B8E">
          <w:rPr>
            <w:rPrChange w:id="129" w:author="William Craig" w:date="2020-06-03T18:05:00Z">
              <w:rPr>
                <w:color w:val="C9211E"/>
              </w:rPr>
            </w:rPrChange>
          </w:rPr>
          <w:t xml:space="preserve"> the system should be updated using the following commands.</w:t>
        </w:r>
      </w:ins>
    </w:p>
    <w:p w14:paraId="23488C89" w14:textId="77777777" w:rsidR="002D1F22" w:rsidRDefault="008C4B8E">
      <w:pPr>
        <w:pStyle w:val="BodyText"/>
        <w:rPr>
          <w:del w:id="130" w:author="David Walsh" w:date="2020-05-14T18:06:00Z"/>
          <w:rStyle w:val="SourceText"/>
          <w:color w:val="FF0000"/>
          <w:sz w:val="20"/>
          <w:szCs w:val="20"/>
        </w:rPr>
      </w:pPr>
      <w:del w:id="131" w:author="David Walsh" w:date="2020-05-13T17:33:00Z">
        <w:r>
          <w:rPr>
            <w:color w:val="FF0000"/>
          </w:rPr>
          <w:delText>The AVS-4000 is provided with an installer.  Follow the instructions in the installer.</w:delText>
        </w:r>
      </w:del>
    </w:p>
    <w:p w14:paraId="314429AE" w14:textId="77777777" w:rsidR="002D1F22" w:rsidRDefault="008C4B8E">
      <w:pPr>
        <w:pStyle w:val="BodyText"/>
        <w:rPr>
          <w:del w:id="132" w:author="David Walsh" w:date="2020-05-14T18:06:00Z"/>
          <w:rStyle w:val="SourceText"/>
          <w:color w:val="FF0000"/>
          <w:sz w:val="20"/>
          <w:szCs w:val="20"/>
        </w:rPr>
      </w:pPr>
      <w:del w:id="133" w:author="David Walsh" w:date="2020-05-13T17:33:00Z">
        <w:r>
          <w:rPr>
            <w:color w:val="FF0000"/>
          </w:rPr>
          <w:delText>TBC: Add details of SW installation including the installation of all required packages, installation of the AVS-4000 SW, and configuration of the host.</w:delText>
        </w:r>
      </w:del>
    </w:p>
    <w:p w14:paraId="1EFFBDBF" w14:textId="77777777" w:rsidR="002D1F22" w:rsidRDefault="002D1F22">
      <w:pPr>
        <w:pStyle w:val="BodyText"/>
        <w:rPr>
          <w:del w:id="134" w:author="David Walsh" w:date="2020-05-13T17:33:00Z"/>
          <w:rStyle w:val="SourceText"/>
          <w:color w:val="FF0000"/>
          <w:sz w:val="20"/>
          <w:szCs w:val="20"/>
        </w:rPr>
      </w:pPr>
    </w:p>
    <w:p w14:paraId="541F1171" w14:textId="77777777" w:rsidR="002D1F22" w:rsidRDefault="008C4B8E">
      <w:pPr>
        <w:pStyle w:val="BodyText"/>
        <w:rPr>
          <w:del w:id="135" w:author="David Walsh" w:date="2020-05-14T18:06:00Z"/>
          <w:rStyle w:val="SourceText"/>
          <w:color w:val="FF0000"/>
          <w:sz w:val="20"/>
          <w:szCs w:val="20"/>
        </w:rPr>
      </w:pPr>
      <w:del w:id="136" w:author="David Walsh" w:date="2020-05-13T17:38:00Z">
        <w:r>
          <w:delText>5.2.1 Update the System</w:delText>
        </w:r>
      </w:del>
    </w:p>
    <w:p w14:paraId="46ECF9B6" w14:textId="77777777" w:rsidR="002D1F22" w:rsidRDefault="008C4B8E">
      <w:pPr>
        <w:pStyle w:val="BodyText"/>
        <w:rPr>
          <w:del w:id="137" w:author="David Walsh" w:date="2020-05-14T18:06:00Z"/>
          <w:rStyle w:val="SourceText"/>
          <w:color w:val="FF0000"/>
          <w:sz w:val="20"/>
          <w:szCs w:val="20"/>
        </w:rPr>
      </w:pPr>
      <w:del w:id="138" w:author="David Walsh" w:date="2020-05-13T17:38:00Z">
        <w:r>
          <w:delText>To update the system perform the following at a terminal prompt.</w:delText>
        </w:r>
      </w:del>
    </w:p>
    <w:p w14:paraId="0C3496E8" w14:textId="77777777" w:rsidR="002D1F22" w:rsidRDefault="002D1F22">
      <w:pPr>
        <w:rPr>
          <w:del w:id="139" w:author="David Walsh" w:date="2020-05-14T18:06:00Z"/>
        </w:rPr>
      </w:pPr>
    </w:p>
    <w:p w14:paraId="588E0950" w14:textId="77777777" w:rsidR="002D1F22" w:rsidRDefault="008C4B8E">
      <w:pPr>
        <w:pStyle w:val="BodyText"/>
        <w:rPr>
          <w:del w:id="140" w:author="David Walsh" w:date="2020-05-14T18:06:00Z"/>
          <w:rStyle w:val="SourceText"/>
          <w:color w:val="FF0000"/>
          <w:sz w:val="20"/>
          <w:szCs w:val="20"/>
        </w:rPr>
      </w:pPr>
      <w:del w:id="141" w:author="David Walsh" w:date="2020-05-13T17:38:00Z">
        <w:r>
          <w:rPr>
            <w:sz w:val="20"/>
            <w:szCs w:val="20"/>
          </w:rPr>
          <w:delText>$ sudo apt update &amp;&amp; sudo apt upgrade -y</w:delText>
        </w:r>
      </w:del>
    </w:p>
    <w:p w14:paraId="5C082365" w14:textId="77777777" w:rsidR="002D1F22" w:rsidRDefault="008C4B8E">
      <w:pPr>
        <w:pStyle w:val="BodyText"/>
        <w:rPr>
          <w:del w:id="142" w:author="David Walsh" w:date="2020-05-14T18:06:00Z"/>
          <w:rStyle w:val="SourceText"/>
          <w:color w:val="FF0000"/>
          <w:sz w:val="20"/>
          <w:szCs w:val="20"/>
        </w:rPr>
      </w:pPr>
      <w:del w:id="143" w:author="David Walsh" w:date="2020-05-13T17:38:00Z">
        <w:r>
          <w:delText>5.2.2 Install QT</w:delText>
        </w:r>
      </w:del>
    </w:p>
    <w:p w14:paraId="3F42B1A8" w14:textId="77777777" w:rsidR="002D1F22" w:rsidRDefault="008C4B8E">
      <w:pPr>
        <w:pStyle w:val="BodyText"/>
        <w:rPr>
          <w:del w:id="144" w:author="David Walsh" w:date="2020-05-14T18:06:00Z"/>
          <w:rStyle w:val="SourceText"/>
          <w:color w:val="FF0000"/>
          <w:sz w:val="20"/>
          <w:szCs w:val="20"/>
        </w:rPr>
      </w:pPr>
      <w:del w:id="145" w:author="David Walsh" w:date="2020-05-13T17:38:00Z">
        <w:r>
          <w:delText>The default QT version for Ubuntu 18.04 is QT 5.9.5.  You can install it with the following command at a terminal prompt.</w:delText>
        </w:r>
      </w:del>
    </w:p>
    <w:p w14:paraId="7CA65D4F" w14:textId="77777777" w:rsidR="002D1F22" w:rsidRDefault="008C4B8E">
      <w:pPr>
        <w:pStyle w:val="BodyText"/>
        <w:rPr>
          <w:del w:id="146" w:author="David Walsh" w:date="2020-05-14T18:06:00Z"/>
          <w:rStyle w:val="SourceText"/>
          <w:color w:val="FF0000"/>
          <w:sz w:val="20"/>
          <w:szCs w:val="20"/>
        </w:rPr>
      </w:pPr>
      <w:del w:id="147" w:author="David Walsh" w:date="2020-05-13T17:38:00Z">
        <w:r>
          <w:rPr>
            <w:sz w:val="20"/>
            <w:szCs w:val="20"/>
          </w:rPr>
          <w:delText>$ sudo apt-get install qt5-default</w:delText>
        </w:r>
      </w:del>
    </w:p>
    <w:p w14:paraId="15569364" w14:textId="77777777" w:rsidR="002D1F22" w:rsidRDefault="008C4B8E">
      <w:pPr>
        <w:pStyle w:val="BodyText"/>
        <w:rPr>
          <w:del w:id="148" w:author="David Walsh" w:date="2020-05-14T18:06:00Z"/>
          <w:rStyle w:val="SourceText"/>
          <w:color w:val="FF0000"/>
          <w:sz w:val="20"/>
          <w:szCs w:val="20"/>
        </w:rPr>
      </w:pPr>
      <w:del w:id="149" w:author="David Walsh" w:date="2020-05-13T17:38:00Z">
        <w:r>
          <w:delText>5.2.3 Install GNU Radio</w:delText>
        </w:r>
      </w:del>
    </w:p>
    <w:p w14:paraId="35612830" w14:textId="77777777" w:rsidR="002D1F22" w:rsidRDefault="008C4B8E">
      <w:pPr>
        <w:pStyle w:val="BodyText"/>
        <w:rPr>
          <w:del w:id="150" w:author="David Walsh" w:date="2020-05-14T18:06:00Z"/>
          <w:rStyle w:val="SourceText"/>
          <w:color w:val="FF0000"/>
          <w:sz w:val="20"/>
          <w:szCs w:val="20"/>
        </w:rPr>
      </w:pPr>
      <w:del w:id="151" w:author="David Walsh" w:date="2020-05-13T17:38:00Z">
        <w:r>
          <w:delText>To install GNU Radio, run the following commands at the terminal prompt.</w:delText>
        </w:r>
      </w:del>
    </w:p>
    <w:p w14:paraId="6B4F9080" w14:textId="77777777" w:rsidR="002D1F22" w:rsidRDefault="008C4B8E">
      <w:pPr>
        <w:pStyle w:val="BodyText"/>
        <w:rPr>
          <w:del w:id="152" w:author="David Walsh" w:date="2020-05-14T18:06:00Z"/>
          <w:rStyle w:val="SourceText"/>
          <w:color w:val="FF0000"/>
          <w:sz w:val="20"/>
          <w:szCs w:val="20"/>
        </w:rPr>
      </w:pPr>
      <w:del w:id="153" w:author="David Walsh" w:date="2020-05-13T17:38:00Z">
        <w:r>
          <w:tab/>
        </w:r>
        <w:r>
          <w:rPr>
            <w:sz w:val="20"/>
            <w:szCs w:val="20"/>
          </w:rPr>
          <w:delText>$ apt-get install gnuradio</w:delText>
        </w:r>
      </w:del>
    </w:p>
    <w:p w14:paraId="6667813F" w14:textId="77777777" w:rsidR="002D1F22" w:rsidRDefault="008C4B8E">
      <w:pPr>
        <w:pStyle w:val="BodyText"/>
        <w:rPr>
          <w:del w:id="154" w:author="David Walsh" w:date="2020-05-14T18:06:00Z"/>
          <w:rStyle w:val="SourceText"/>
          <w:color w:val="FF0000"/>
          <w:sz w:val="20"/>
          <w:szCs w:val="20"/>
        </w:rPr>
      </w:pPr>
      <w:del w:id="155" w:author="David Walsh" w:date="2020-05-13T17:38:00Z">
        <w:r>
          <w:delText>If they were not installed with the previous command, install the following packages.  You can use the $ apt list gnuradio* command to see what is installed with the gnuradio prefix.</w:delText>
        </w:r>
      </w:del>
    </w:p>
    <w:p w14:paraId="2BD64CBE" w14:textId="77777777" w:rsidR="002D1F22" w:rsidRDefault="008C4B8E">
      <w:pPr>
        <w:pStyle w:val="BodyText"/>
        <w:rPr>
          <w:del w:id="156" w:author="David Walsh" w:date="2020-05-14T18:06:00Z"/>
          <w:rStyle w:val="SourceText"/>
          <w:color w:val="FF0000"/>
          <w:sz w:val="20"/>
          <w:szCs w:val="20"/>
        </w:rPr>
      </w:pPr>
      <w:del w:id="157" w:author="David Walsh" w:date="2020-05-13T17:38:00Z">
        <w:r>
          <w:rPr>
            <w:sz w:val="20"/>
            <w:szCs w:val="20"/>
          </w:rPr>
          <w:delText>$ apt-get install gnuradio-dev</w:delText>
        </w:r>
      </w:del>
    </w:p>
    <w:p w14:paraId="574ADC5B" w14:textId="77777777" w:rsidR="002D1F22" w:rsidRDefault="008C4B8E">
      <w:pPr>
        <w:pStyle w:val="BodyText"/>
        <w:rPr>
          <w:del w:id="158" w:author="David Walsh" w:date="2020-05-14T18:06:00Z"/>
          <w:rStyle w:val="SourceText"/>
          <w:color w:val="FF0000"/>
          <w:sz w:val="20"/>
          <w:szCs w:val="20"/>
        </w:rPr>
      </w:pPr>
      <w:del w:id="159" w:author="David Walsh" w:date="2020-05-13T17:38:00Z">
        <w:r>
          <w:rPr>
            <w:sz w:val="20"/>
            <w:szCs w:val="20"/>
          </w:rPr>
          <w:delText>$ apt-get install gnuradio-doc</w:delText>
        </w:r>
      </w:del>
    </w:p>
    <w:p w14:paraId="6DF465E6" w14:textId="77777777" w:rsidR="002D1F22" w:rsidRDefault="002D1F22">
      <w:pPr>
        <w:pStyle w:val="BodyText"/>
        <w:rPr>
          <w:del w:id="160" w:author="David Walsh" w:date="2020-05-14T18:04:00Z"/>
          <w:rStyle w:val="SourceText"/>
          <w:color w:val="FF0000"/>
          <w:sz w:val="20"/>
          <w:szCs w:val="20"/>
        </w:rPr>
      </w:pPr>
    </w:p>
    <w:p w14:paraId="53F61666" w14:textId="77777777" w:rsidR="002D1F22" w:rsidRDefault="008C4B8E">
      <w:pPr>
        <w:rPr>
          <w:del w:id="161" w:author="David Walsh" w:date="2020-05-14T18:04:00Z"/>
        </w:rPr>
      </w:pPr>
      <w:del w:id="162" w:author="David Walsh" w:date="2020-05-14T18:04:00Z">
        <w:r>
          <w:rPr>
            <w:sz w:val="20"/>
            <w:szCs w:val="20"/>
          </w:rPr>
          <w:tab/>
        </w:r>
      </w:del>
    </w:p>
    <w:p w14:paraId="22C62BFC" w14:textId="77777777" w:rsidR="002D1F22" w:rsidRDefault="002D1F22">
      <w:pPr>
        <w:pStyle w:val="BodyText"/>
        <w:rPr>
          <w:del w:id="163" w:author="David Walsh" w:date="2020-05-14T18:10:00Z"/>
          <w:rStyle w:val="SourceText"/>
          <w:color w:val="FF0000"/>
          <w:sz w:val="20"/>
          <w:szCs w:val="20"/>
        </w:rPr>
      </w:pPr>
    </w:p>
    <w:p w14:paraId="27922FBA" w14:textId="77777777" w:rsidR="002D1F22" w:rsidRDefault="002D1F22">
      <w:pPr>
        <w:pStyle w:val="BodyText"/>
        <w:rPr>
          <w:del w:id="164" w:author="David Walsh" w:date="2020-05-14T18:11:00Z"/>
          <w:rStyle w:val="SourceText"/>
          <w:color w:val="FF0000"/>
          <w:sz w:val="20"/>
          <w:szCs w:val="20"/>
        </w:rPr>
      </w:pPr>
    </w:p>
    <w:p w14:paraId="2E3DA97F" w14:textId="77777777" w:rsidR="002D1F22" w:rsidRDefault="008C4B8E">
      <w:pPr>
        <w:pStyle w:val="BodyText"/>
      </w:pPr>
      <w:ins w:id="165" w:author="David Walsh" w:date="2020-05-13T17:44:00Z">
        <w:r>
          <w:rPr>
            <w:rStyle w:val="SourceText"/>
            <w:sz w:val="20"/>
            <w:szCs w:val="20"/>
          </w:rPr>
          <w:t xml:space="preserve">$ </w:t>
        </w:r>
        <w:proofErr w:type="spellStart"/>
        <w:r>
          <w:rPr>
            <w:rStyle w:val="SourceText"/>
            <w:sz w:val="20"/>
            <w:szCs w:val="20"/>
          </w:rPr>
          <w:t>sudo</w:t>
        </w:r>
        <w:proofErr w:type="spellEnd"/>
        <w:r>
          <w:rPr>
            <w:rStyle w:val="SourceText"/>
            <w:sz w:val="20"/>
            <w:szCs w:val="20"/>
          </w:rPr>
          <w:t xml:space="preserve"> apt-get </w:t>
        </w:r>
        <w:proofErr w:type="spellStart"/>
        <w:proofErr w:type="gramStart"/>
        <w:r>
          <w:rPr>
            <w:rStyle w:val="SourceText"/>
            <w:sz w:val="20"/>
            <w:szCs w:val="20"/>
          </w:rPr>
          <w:t>update;sudo</w:t>
        </w:r>
        <w:proofErr w:type="spellEnd"/>
        <w:proofErr w:type="gramEnd"/>
        <w:r>
          <w:rPr>
            <w:rStyle w:val="SourceText"/>
            <w:sz w:val="20"/>
            <w:szCs w:val="20"/>
          </w:rPr>
          <w:t xml:space="preserve"> apt-get upgrade -y</w:t>
        </w:r>
      </w:ins>
    </w:p>
    <w:p w14:paraId="0E9C2616" w14:textId="77777777" w:rsidR="002D1F22" w:rsidRDefault="008C4B8E">
      <w:pPr>
        <w:pStyle w:val="Heading3"/>
        <w:numPr>
          <w:ilvl w:val="2"/>
          <w:numId w:val="6"/>
        </w:numPr>
      </w:pPr>
      <w:bookmarkStart w:id="166" w:name="_Toc3223222211"/>
      <w:ins w:id="167" w:author="David Walsh" w:date="2020-05-14T11:23:00Z">
        <w:r>
          <w:t xml:space="preserve">5.2.2 </w:t>
        </w:r>
        <w:bookmarkEnd w:id="166"/>
        <w:r w:rsidRPr="008C4B8E">
          <w:rPr>
            <w:rPrChange w:id="168" w:author="William Craig" w:date="2020-06-03T18:05:00Z">
              <w:rPr>
                <w:color w:val="FF0000"/>
              </w:rPr>
            </w:rPrChange>
          </w:rPr>
          <w:t>AVS-4000 Software Installation</w:t>
        </w:r>
      </w:ins>
    </w:p>
    <w:p w14:paraId="176DCF45" w14:textId="77777777" w:rsidR="002D1F22" w:rsidRDefault="008C4B8E">
      <w:pPr>
        <w:pStyle w:val="BodyText"/>
        <w:numPr>
          <w:ilvl w:val="2"/>
          <w:numId w:val="6"/>
        </w:numPr>
        <w:ind w:left="0" w:firstLine="0"/>
        <w:rPr>
          <w:del w:id="169" w:author="David Walsh" w:date="2020-05-14T11:23:00Z"/>
        </w:rPr>
      </w:pPr>
      <w:del w:id="170" w:author="David Walsh" w:date="2020-05-14T11:23:00Z">
        <w:r>
          <w:delText>5.2.</w:delText>
        </w:r>
      </w:del>
      <w:del w:id="171" w:author="David Walsh" w:date="2020-05-13T17:38:00Z">
        <w:r>
          <w:delText>4</w:delText>
        </w:r>
      </w:del>
      <w:del w:id="172" w:author="David Walsh" w:date="2020-05-14T11:23:00Z">
        <w:r>
          <w:delText xml:space="preserve"> </w:delText>
        </w:r>
        <w:r>
          <w:rPr>
            <w:color w:val="C9211E"/>
          </w:rPr>
          <w:delText>AVS-4000 Software Installation</w:delText>
        </w:r>
      </w:del>
    </w:p>
    <w:p w14:paraId="6AB54329" w14:textId="77777777" w:rsidR="002D1F22" w:rsidRDefault="008C4B8E">
      <w:pPr>
        <w:pStyle w:val="BodyText"/>
        <w:numPr>
          <w:ilvl w:val="2"/>
          <w:numId w:val="6"/>
        </w:numPr>
        <w:ind w:left="0" w:firstLine="0"/>
      </w:pPr>
      <w:ins w:id="173" w:author="David Walsh" w:date="2020-05-13T17:41:00Z">
        <w:r>
          <w:t>The AVS-4000 software can be installed from the Avid Systems APT Repository.  This allows the software to be installed and updated using the Ubuntu APT package manager. This is the preferred method of software installation.</w:t>
        </w:r>
      </w:ins>
    </w:p>
    <w:p w14:paraId="46DE6578" w14:textId="77777777" w:rsidR="002D1F22" w:rsidRDefault="008C4B8E">
      <w:pPr>
        <w:pStyle w:val="BodyText"/>
      </w:pPr>
      <w:ins w:id="174" w:author="David Walsh" w:date="2020-05-13T17:41:00Z">
        <w:r>
          <w:t>Add repository:</w:t>
        </w:r>
      </w:ins>
    </w:p>
    <w:p w14:paraId="5CE783CF" w14:textId="77777777" w:rsidR="002D1F22" w:rsidRDefault="008C4B8E">
      <w:pPr>
        <w:numPr>
          <w:ilvl w:val="0"/>
          <w:numId w:val="6"/>
        </w:numPr>
      </w:pPr>
      <w:ins w:id="175" w:author="David Walsh" w:date="2020-05-13T17:44:00Z">
        <w:r>
          <w:rPr>
            <w:rStyle w:val="SourceText"/>
            <w:sz w:val="20"/>
            <w:szCs w:val="20"/>
          </w:rPr>
          <w:t xml:space="preserve">$ </w:t>
        </w:r>
      </w:ins>
      <w:proofErr w:type="spellStart"/>
      <w:ins w:id="176" w:author="David Walsh" w:date="2020-05-13T17:42:00Z">
        <w:r>
          <w:rPr>
            <w:rStyle w:val="SourceText"/>
            <w:b/>
            <w:bCs/>
            <w:sz w:val="20"/>
            <w:szCs w:val="20"/>
          </w:rPr>
          <w:t>wget</w:t>
        </w:r>
        <w:proofErr w:type="spellEnd"/>
        <w:r>
          <w:rPr>
            <w:rStyle w:val="SourceText"/>
            <w:b/>
            <w:bCs/>
            <w:sz w:val="20"/>
            <w:szCs w:val="20"/>
          </w:rPr>
          <w:t xml:space="preserve"> -O - http://repo.avid-systems.com/site.gpg.key | </w:t>
        </w:r>
        <w:proofErr w:type="spellStart"/>
        <w:r>
          <w:rPr>
            <w:rStyle w:val="SourceText"/>
            <w:b/>
            <w:bCs/>
            <w:sz w:val="20"/>
            <w:szCs w:val="20"/>
          </w:rPr>
          <w:t>sudo</w:t>
        </w:r>
        <w:proofErr w:type="spellEnd"/>
        <w:r>
          <w:rPr>
            <w:rStyle w:val="SourceText"/>
            <w:b/>
            <w:bCs/>
            <w:sz w:val="20"/>
            <w:szCs w:val="20"/>
          </w:rPr>
          <w:t xml:space="preserve"> apt-key add -</w:t>
        </w:r>
      </w:ins>
    </w:p>
    <w:p w14:paraId="38B88686" w14:textId="77777777" w:rsidR="002D1F22" w:rsidRDefault="008C4B8E">
      <w:pPr>
        <w:pStyle w:val="PreformattedText"/>
        <w:numPr>
          <w:ilvl w:val="0"/>
          <w:numId w:val="6"/>
        </w:numPr>
      </w:pPr>
      <w:ins w:id="177" w:author="David Walsh" w:date="2020-05-13T17:44:00Z">
        <w:r>
          <w:rPr>
            <w:rStyle w:val="SourceText"/>
          </w:rPr>
          <w:t xml:space="preserve">$ </w:t>
        </w:r>
        <w:proofErr w:type="spellStart"/>
        <w:r>
          <w:rPr>
            <w:rStyle w:val="SourceText"/>
            <w:b/>
            <w:bCs/>
          </w:rPr>
          <w:t>sudo</w:t>
        </w:r>
        <w:proofErr w:type="spellEnd"/>
        <w:r>
          <w:rPr>
            <w:rStyle w:val="SourceText"/>
            <w:b/>
            <w:bCs/>
          </w:rPr>
          <w:t xml:space="preserve"> -s eval 'echo "deb [arch=amd64] http://repo.avid-systems.com/ bionic main" &gt;&gt; /</w:t>
        </w:r>
        <w:proofErr w:type="spellStart"/>
        <w:r>
          <w:rPr>
            <w:rStyle w:val="SourceText"/>
            <w:b/>
            <w:bCs/>
          </w:rPr>
          <w:t>etc</w:t>
        </w:r>
        <w:proofErr w:type="spellEnd"/>
        <w:r>
          <w:rPr>
            <w:rStyle w:val="SourceText"/>
            <w:b/>
            <w:bCs/>
          </w:rPr>
          <w:t>/apt/</w:t>
        </w:r>
        <w:proofErr w:type="spellStart"/>
        <w:r>
          <w:rPr>
            <w:rStyle w:val="SourceText"/>
            <w:b/>
            <w:bCs/>
          </w:rPr>
          <w:t>sources.list</w:t>
        </w:r>
        <w:proofErr w:type="spellEnd"/>
        <w:r>
          <w:rPr>
            <w:rStyle w:val="SourceText"/>
            <w:b/>
            <w:bCs/>
          </w:rPr>
          <w:t>'</w:t>
        </w:r>
      </w:ins>
    </w:p>
    <w:p w14:paraId="1A0D92DB" w14:textId="77777777" w:rsidR="002D1F22" w:rsidRDefault="002D1F22">
      <w:pPr>
        <w:rPr>
          <w:sz w:val="20"/>
          <w:szCs w:val="20"/>
        </w:rPr>
      </w:pPr>
    </w:p>
    <w:p w14:paraId="15C79CAD" w14:textId="77777777" w:rsidR="002D1F22" w:rsidRDefault="008C4B8E">
      <w:pPr>
        <w:pStyle w:val="BodyText"/>
      </w:pPr>
      <w:ins w:id="178" w:author="David Walsh" w:date="2020-05-13T17:45:00Z">
        <w:r>
          <w:t>Install AVS-4000 Packages:</w:t>
        </w:r>
      </w:ins>
    </w:p>
    <w:p w14:paraId="25D24668" w14:textId="77777777" w:rsidR="002D1F22" w:rsidRDefault="008C4B8E">
      <w:pPr>
        <w:pStyle w:val="PreformattedText"/>
        <w:numPr>
          <w:ilvl w:val="0"/>
          <w:numId w:val="6"/>
        </w:numPr>
      </w:pPr>
      <w:ins w:id="179" w:author="David Walsh" w:date="2020-05-13T17:46:00Z">
        <w:r>
          <w:rPr>
            <w:rStyle w:val="SourceText"/>
          </w:rPr>
          <w:t xml:space="preserve">$ </w:t>
        </w:r>
        <w:proofErr w:type="spellStart"/>
        <w:r>
          <w:rPr>
            <w:rStyle w:val="SourceText"/>
            <w:b/>
            <w:bCs/>
          </w:rPr>
          <w:t>sudo</w:t>
        </w:r>
        <w:proofErr w:type="spellEnd"/>
        <w:r>
          <w:rPr>
            <w:rStyle w:val="SourceText"/>
            <w:b/>
            <w:bCs/>
          </w:rPr>
          <w:t xml:space="preserve"> apt-get update</w:t>
        </w:r>
      </w:ins>
    </w:p>
    <w:p w14:paraId="0EE3C80B" w14:textId="77777777" w:rsidR="002D1F22" w:rsidRDefault="008C4B8E">
      <w:pPr>
        <w:pStyle w:val="PreformattedText"/>
      </w:pPr>
      <w:ins w:id="180" w:author="David Walsh" w:date="2020-05-13T17:46:00Z">
        <w:r>
          <w:rPr>
            <w:rStyle w:val="SourceText"/>
          </w:rPr>
          <w:lastRenderedPageBreak/>
          <w:t xml:space="preserve">$ </w:t>
        </w:r>
        <w:proofErr w:type="spellStart"/>
        <w:r>
          <w:rPr>
            <w:rStyle w:val="SourceText"/>
            <w:b/>
            <w:bCs/>
          </w:rPr>
          <w:t>sudo</w:t>
        </w:r>
        <w:proofErr w:type="spellEnd"/>
        <w:r>
          <w:rPr>
            <w:rStyle w:val="SourceText"/>
            <w:b/>
            <w:bCs/>
          </w:rPr>
          <w:t xml:space="preserve"> apt-get install avs4000 gr-avs4000</w:t>
        </w:r>
      </w:ins>
    </w:p>
    <w:p w14:paraId="537E13AE" w14:textId="77777777" w:rsidR="002D1F22" w:rsidRDefault="008C4B8E">
      <w:pPr>
        <w:pStyle w:val="PreformattedText"/>
      </w:pPr>
      <w:ins w:id="181" w:author="David Walsh" w:date="2020-05-13T17:46:00Z">
        <w:r>
          <w:rPr>
            <w:rStyle w:val="SourceText"/>
          </w:rPr>
          <w:t>Reading package lists... Done</w:t>
        </w:r>
      </w:ins>
    </w:p>
    <w:p w14:paraId="26C5D134" w14:textId="77777777" w:rsidR="002D1F22" w:rsidRDefault="008C4B8E">
      <w:pPr>
        <w:pStyle w:val="PreformattedText"/>
      </w:pPr>
      <w:ins w:id="182" w:author="David Walsh" w:date="2020-05-13T17:46:00Z">
        <w:r>
          <w:rPr>
            <w:rStyle w:val="SourceText"/>
          </w:rPr>
          <w:t>Building dependency tree</w:t>
        </w:r>
      </w:ins>
    </w:p>
    <w:p w14:paraId="0DF78D50" w14:textId="77777777" w:rsidR="002D1F22" w:rsidRDefault="008C4B8E">
      <w:pPr>
        <w:pStyle w:val="PreformattedText"/>
      </w:pPr>
      <w:ins w:id="183" w:author="David Walsh" w:date="2020-05-13T17:46:00Z">
        <w:r>
          <w:rPr>
            <w:rStyle w:val="SourceText"/>
          </w:rPr>
          <w:t>Reading state information... Done</w:t>
        </w:r>
      </w:ins>
    </w:p>
    <w:p w14:paraId="6CF4EC3C" w14:textId="77777777" w:rsidR="002D1F22" w:rsidRDefault="008C4B8E">
      <w:pPr>
        <w:pStyle w:val="PreformattedText"/>
      </w:pPr>
      <w:ins w:id="184" w:author="David Walsh" w:date="2020-05-13T17:46:00Z">
        <w:r>
          <w:rPr>
            <w:rStyle w:val="SourceText"/>
          </w:rPr>
          <w:t>The following additional packages will be installed:</w:t>
        </w:r>
      </w:ins>
    </w:p>
    <w:p w14:paraId="0B17A027" w14:textId="77777777" w:rsidR="002D1F22" w:rsidRDefault="008C4B8E">
      <w:pPr>
        <w:pStyle w:val="PreformattedText"/>
      </w:pPr>
      <w:ins w:id="185" w:author="David Walsh" w:date="2020-05-13T17:46:00Z">
        <w:r>
          <w:rPr>
            <w:rStyle w:val="SourceText"/>
          </w:rPr>
          <w:t xml:space="preserve">  libavs4000 </w:t>
        </w:r>
        <w:proofErr w:type="spellStart"/>
        <w:r>
          <w:rPr>
            <w:rStyle w:val="SourceText"/>
          </w:rPr>
          <w:t>libavsapi</w:t>
        </w:r>
        <w:proofErr w:type="spellEnd"/>
        <w:r>
          <w:rPr>
            <w:rStyle w:val="SourceText"/>
          </w:rPr>
          <w:t xml:space="preserve"> </w:t>
        </w:r>
        <w:proofErr w:type="spellStart"/>
        <w:r>
          <w:rPr>
            <w:rStyle w:val="SourceText"/>
          </w:rPr>
          <w:t>libavscommon</w:t>
        </w:r>
        <w:proofErr w:type="spellEnd"/>
        <w:r>
          <w:rPr>
            <w:rStyle w:val="SourceText"/>
          </w:rPr>
          <w:t xml:space="preserve"> libboost-filesystem1.65.1</w:t>
        </w:r>
      </w:ins>
    </w:p>
    <w:p w14:paraId="2467B071" w14:textId="77777777" w:rsidR="002D1F22" w:rsidRDefault="008C4B8E">
      <w:pPr>
        <w:pStyle w:val="PreformattedText"/>
      </w:pPr>
      <w:ins w:id="186" w:author="David Walsh" w:date="2020-05-13T17:46:00Z">
        <w:r>
          <w:rPr>
            <w:rStyle w:val="SourceText"/>
          </w:rPr>
          <w:t xml:space="preserve">  libboost-program-options1.65.1 libdouble-conversion1 libgnuradio-pmt3.7.11</w:t>
        </w:r>
      </w:ins>
    </w:p>
    <w:p w14:paraId="38E8A256" w14:textId="77777777" w:rsidR="002D1F22" w:rsidRDefault="008C4B8E">
      <w:pPr>
        <w:pStyle w:val="PreformattedText"/>
      </w:pPr>
      <w:ins w:id="187" w:author="David Walsh" w:date="2020-05-13T17:46:00Z">
        <w:r>
          <w:rPr>
            <w:rStyle w:val="SourceText"/>
          </w:rPr>
          <w:t xml:space="preserve">  libgnuradio-runtime3.7.11 liblog4cpp5v5 </w:t>
        </w:r>
        <w:proofErr w:type="spellStart"/>
        <w:r>
          <w:rPr>
            <w:rStyle w:val="SourceText"/>
          </w:rPr>
          <w:t>libpython-stdlib</w:t>
        </w:r>
        <w:proofErr w:type="spellEnd"/>
        <w:r>
          <w:rPr>
            <w:rStyle w:val="SourceText"/>
          </w:rPr>
          <w:t xml:space="preserve"> libqt5core5a</w:t>
        </w:r>
      </w:ins>
    </w:p>
    <w:p w14:paraId="4FA89B6D" w14:textId="77777777" w:rsidR="002D1F22" w:rsidRDefault="008C4B8E">
      <w:pPr>
        <w:pStyle w:val="PreformattedText"/>
      </w:pPr>
      <w:ins w:id="188" w:author="David Walsh" w:date="2020-05-13T17:46:00Z">
        <w:r>
          <w:rPr>
            <w:rStyle w:val="SourceText"/>
          </w:rPr>
          <w:t xml:space="preserve">  libqt5dbus5 libqt5network5 libqt5qml5 libvolk1-bin libvolk1.3 python</w:t>
        </w:r>
      </w:ins>
    </w:p>
    <w:p w14:paraId="125F8ACE" w14:textId="77777777" w:rsidR="002D1F22" w:rsidRDefault="008C4B8E">
      <w:pPr>
        <w:pStyle w:val="PreformattedText"/>
      </w:pPr>
      <w:ins w:id="189" w:author="David Walsh" w:date="2020-05-13T17:46:00Z">
        <w:r>
          <w:rPr>
            <w:rStyle w:val="SourceText"/>
          </w:rPr>
          <w:t xml:space="preserve">  python-minimal python2.7 python2.7-minimal qttranslations5-l10n</w:t>
        </w:r>
      </w:ins>
    </w:p>
    <w:p w14:paraId="765CAB05" w14:textId="77777777" w:rsidR="002D1F22" w:rsidRDefault="008C4B8E">
      <w:pPr>
        <w:pStyle w:val="PreformattedText"/>
      </w:pPr>
      <w:ins w:id="190" w:author="David Walsh" w:date="2020-05-13T17:46:00Z">
        <w:r>
          <w:rPr>
            <w:rStyle w:val="SourceText"/>
          </w:rPr>
          <w:t>Suggested packages:</w:t>
        </w:r>
      </w:ins>
    </w:p>
    <w:p w14:paraId="5C19C2C5" w14:textId="77777777" w:rsidR="002D1F22" w:rsidRDefault="008C4B8E">
      <w:pPr>
        <w:pStyle w:val="PreformattedText"/>
      </w:pPr>
      <w:ins w:id="191" w:author="David Walsh" w:date="2020-05-13T17:46:00Z">
        <w:r>
          <w:rPr>
            <w:rStyle w:val="SourceText"/>
          </w:rPr>
          <w:t xml:space="preserve">  qt5-qmltooling-plugins libvolk1-dev python-doc python-</w:t>
        </w:r>
        <w:proofErr w:type="spellStart"/>
        <w:r>
          <w:rPr>
            <w:rStyle w:val="SourceText"/>
          </w:rPr>
          <w:t>tk</w:t>
        </w:r>
        <w:proofErr w:type="spellEnd"/>
        <w:r>
          <w:rPr>
            <w:rStyle w:val="SourceText"/>
          </w:rPr>
          <w:t xml:space="preserve"> python2.7-doc</w:t>
        </w:r>
      </w:ins>
    </w:p>
    <w:p w14:paraId="6351E564" w14:textId="77777777" w:rsidR="002D1F22" w:rsidRDefault="008C4B8E">
      <w:pPr>
        <w:pStyle w:val="PreformattedText"/>
      </w:pPr>
      <w:ins w:id="192" w:author="David Walsh" w:date="2020-05-13T17:46:00Z">
        <w:r>
          <w:rPr>
            <w:rStyle w:val="SourceText"/>
          </w:rPr>
          <w:t xml:space="preserve">  </w:t>
        </w:r>
        <w:proofErr w:type="spellStart"/>
        <w:r>
          <w:rPr>
            <w:rStyle w:val="SourceText"/>
          </w:rPr>
          <w:t>binutils</w:t>
        </w:r>
        <w:proofErr w:type="spellEnd"/>
        <w:r>
          <w:rPr>
            <w:rStyle w:val="SourceText"/>
          </w:rPr>
          <w:t xml:space="preserve"> </w:t>
        </w:r>
        <w:proofErr w:type="spellStart"/>
        <w:r>
          <w:rPr>
            <w:rStyle w:val="SourceText"/>
          </w:rPr>
          <w:t>binfmt</w:t>
        </w:r>
        <w:proofErr w:type="spellEnd"/>
        <w:r>
          <w:rPr>
            <w:rStyle w:val="SourceText"/>
          </w:rPr>
          <w:t>-support</w:t>
        </w:r>
      </w:ins>
    </w:p>
    <w:p w14:paraId="57DA27C3" w14:textId="77777777" w:rsidR="002D1F22" w:rsidRDefault="008C4B8E">
      <w:pPr>
        <w:pStyle w:val="PreformattedText"/>
      </w:pPr>
      <w:ins w:id="193" w:author="David Walsh" w:date="2020-05-13T17:46:00Z">
        <w:r>
          <w:rPr>
            <w:rStyle w:val="SourceText"/>
          </w:rPr>
          <w:t>The following NEW packages will be installed:</w:t>
        </w:r>
      </w:ins>
    </w:p>
    <w:p w14:paraId="67343609" w14:textId="77777777" w:rsidR="002D1F22" w:rsidRDefault="008C4B8E">
      <w:pPr>
        <w:pStyle w:val="PreformattedText"/>
      </w:pPr>
      <w:ins w:id="194" w:author="David Walsh" w:date="2020-05-13T17:46:00Z">
        <w:r>
          <w:rPr>
            <w:rStyle w:val="SourceText"/>
          </w:rPr>
          <w:t xml:space="preserve">  avs4000 gr-avs4000 libavs4000 </w:t>
        </w:r>
        <w:proofErr w:type="spellStart"/>
        <w:r>
          <w:rPr>
            <w:rStyle w:val="SourceText"/>
          </w:rPr>
          <w:t>libavsapi</w:t>
        </w:r>
        <w:proofErr w:type="spellEnd"/>
        <w:r>
          <w:rPr>
            <w:rStyle w:val="SourceText"/>
          </w:rPr>
          <w:t xml:space="preserve"> </w:t>
        </w:r>
        <w:proofErr w:type="spellStart"/>
        <w:r>
          <w:rPr>
            <w:rStyle w:val="SourceText"/>
          </w:rPr>
          <w:t>libavscommon</w:t>
        </w:r>
      </w:ins>
      <w:proofErr w:type="spellEnd"/>
    </w:p>
    <w:p w14:paraId="5909DB13" w14:textId="77777777" w:rsidR="002D1F22" w:rsidRDefault="008C4B8E">
      <w:pPr>
        <w:pStyle w:val="PreformattedText"/>
      </w:pPr>
      <w:ins w:id="195" w:author="David Walsh" w:date="2020-05-13T17:46:00Z">
        <w:r>
          <w:rPr>
            <w:rStyle w:val="SourceText"/>
          </w:rPr>
          <w:t xml:space="preserve">  libboost-filesystem1.65.1 libboost-program-options1.65.1</w:t>
        </w:r>
      </w:ins>
    </w:p>
    <w:p w14:paraId="6A263FA4" w14:textId="77777777" w:rsidR="002D1F22" w:rsidRDefault="008C4B8E">
      <w:pPr>
        <w:pStyle w:val="PreformattedText"/>
      </w:pPr>
      <w:ins w:id="196" w:author="David Walsh" w:date="2020-05-13T17:46:00Z">
        <w:r>
          <w:rPr>
            <w:rStyle w:val="SourceText"/>
          </w:rPr>
          <w:t xml:space="preserve">  libdouble-conversion1 libgnuradio-pmt3.7.11 libgnuradio-runtime3.7.11</w:t>
        </w:r>
      </w:ins>
    </w:p>
    <w:p w14:paraId="58646B51" w14:textId="77777777" w:rsidR="002D1F22" w:rsidRDefault="008C4B8E">
      <w:pPr>
        <w:pStyle w:val="PreformattedText"/>
      </w:pPr>
      <w:ins w:id="197" w:author="David Walsh" w:date="2020-05-13T17:46:00Z">
        <w:r>
          <w:rPr>
            <w:rStyle w:val="SourceText"/>
          </w:rPr>
          <w:t xml:space="preserve">  liblog4cpp5v5 </w:t>
        </w:r>
        <w:proofErr w:type="spellStart"/>
        <w:r>
          <w:rPr>
            <w:rStyle w:val="SourceText"/>
          </w:rPr>
          <w:t>libpython-stdlib</w:t>
        </w:r>
        <w:proofErr w:type="spellEnd"/>
        <w:r>
          <w:rPr>
            <w:rStyle w:val="SourceText"/>
          </w:rPr>
          <w:t xml:space="preserve"> libqt5core5a libqt5dbus5 libqt5network5</w:t>
        </w:r>
      </w:ins>
    </w:p>
    <w:p w14:paraId="1F75DC1E" w14:textId="77777777" w:rsidR="002D1F22" w:rsidRDefault="008C4B8E">
      <w:pPr>
        <w:pStyle w:val="PreformattedText"/>
      </w:pPr>
      <w:ins w:id="198" w:author="David Walsh" w:date="2020-05-13T17:46:00Z">
        <w:r>
          <w:rPr>
            <w:rStyle w:val="SourceText"/>
          </w:rPr>
          <w:t xml:space="preserve">  libqt5qml5 libvolk1-bin libvolk1.3 python python-minimal python2.7</w:t>
        </w:r>
      </w:ins>
    </w:p>
    <w:p w14:paraId="078A2EA3" w14:textId="77777777" w:rsidR="002D1F22" w:rsidRDefault="008C4B8E">
      <w:pPr>
        <w:pStyle w:val="PreformattedText"/>
      </w:pPr>
      <w:ins w:id="199" w:author="David Walsh" w:date="2020-05-13T17:46:00Z">
        <w:r>
          <w:rPr>
            <w:rStyle w:val="SourceText"/>
          </w:rPr>
          <w:t xml:space="preserve">  python2.7-minimal qttranslations5-l10n</w:t>
        </w:r>
      </w:ins>
    </w:p>
    <w:p w14:paraId="5B2BDE7B" w14:textId="77777777" w:rsidR="002D1F22" w:rsidRDefault="008C4B8E">
      <w:pPr>
        <w:pStyle w:val="PreformattedText"/>
      </w:pPr>
      <w:ins w:id="200" w:author="David Walsh" w:date="2020-05-13T17:46:00Z">
        <w:r>
          <w:rPr>
            <w:rStyle w:val="SourceText"/>
          </w:rPr>
          <w:t>0 upgraded, 23 newly installed, 0 to remove and 18 not upgraded.</w:t>
        </w:r>
      </w:ins>
    </w:p>
    <w:p w14:paraId="3D030886" w14:textId="77777777" w:rsidR="002D1F22" w:rsidRDefault="008C4B8E">
      <w:pPr>
        <w:pStyle w:val="PreformattedText"/>
      </w:pPr>
      <w:ins w:id="201" w:author="David Walsh" w:date="2020-05-13T17:46:00Z">
        <w:r>
          <w:rPr>
            <w:rStyle w:val="SourceText"/>
          </w:rPr>
          <w:t>Need to get 5,277 kB/11.1 MB of archives.</w:t>
        </w:r>
      </w:ins>
    </w:p>
    <w:p w14:paraId="386ACF7A" w14:textId="77777777" w:rsidR="002D1F22" w:rsidRDefault="008C4B8E">
      <w:pPr>
        <w:pStyle w:val="PreformattedText"/>
      </w:pPr>
      <w:ins w:id="202" w:author="David Walsh" w:date="2020-05-13T17:46:00Z">
        <w:r>
          <w:rPr>
            <w:rStyle w:val="SourceText"/>
          </w:rPr>
          <w:t>After this operation, 48.8 MB of additional disk space will be used.</w:t>
        </w:r>
      </w:ins>
    </w:p>
    <w:p w14:paraId="74A64A24" w14:textId="77777777" w:rsidR="002D1F22" w:rsidRDefault="008C4B8E">
      <w:pPr>
        <w:pStyle w:val="PreformattedText"/>
        <w:spacing w:after="283"/>
      </w:pPr>
      <w:ins w:id="203" w:author="David Walsh" w:date="2020-05-13T17:46:00Z">
        <w:r>
          <w:rPr>
            <w:rStyle w:val="SourceText"/>
          </w:rPr>
          <w:t>Do you want to continue? [Y/n]</w:t>
        </w:r>
      </w:ins>
    </w:p>
    <w:p w14:paraId="2A774A94" w14:textId="77777777" w:rsidR="002D1F22" w:rsidRDefault="008C4B8E">
      <w:pPr>
        <w:pStyle w:val="BodyText"/>
        <w:numPr>
          <w:ilvl w:val="0"/>
          <w:numId w:val="6"/>
        </w:numPr>
        <w:rPr>
          <w:b/>
          <w:bCs/>
        </w:rPr>
      </w:pPr>
      <w:ins w:id="204" w:author="David Walsh" w:date="2020-05-13T17:47:00Z">
        <w:r>
          <w:rPr>
            <w:b/>
            <w:bCs/>
          </w:rPr>
          <w:t>Answer Y to the above question to allow the packages to be installed.</w:t>
        </w:r>
      </w:ins>
    </w:p>
    <w:p w14:paraId="3D74E137" w14:textId="10E59B7B" w:rsidR="002D1F22" w:rsidRDefault="008C4B8E">
      <w:pPr>
        <w:pStyle w:val="BodyText"/>
        <w:numPr>
          <w:ilvl w:val="0"/>
          <w:numId w:val="6"/>
        </w:numPr>
        <w:ind w:left="0" w:firstLine="0"/>
      </w:pPr>
      <w:ins w:id="205" w:author="David Walsh" w:date="2020-05-13T17:50:00Z">
        <w:r>
          <w:t xml:space="preserve">Once the installation </w:t>
        </w:r>
      </w:ins>
      <w:ins w:id="206" w:author="William Craig" w:date="2020-06-03T18:06:00Z">
        <w:r>
          <w:t xml:space="preserve">is </w:t>
        </w:r>
      </w:ins>
      <w:ins w:id="207" w:author="David Walsh" w:date="2020-05-13T17:50:00Z">
        <w:r>
          <w:t>complete, the AVS-4000 software, GNU Radio and all dependencies should be installed.</w:t>
        </w:r>
      </w:ins>
    </w:p>
    <w:p w14:paraId="47F0BF77" w14:textId="77777777" w:rsidR="002D1F22" w:rsidRDefault="002D1F22">
      <w:pPr>
        <w:pStyle w:val="PreformattedText"/>
        <w:numPr>
          <w:ilvl w:val="0"/>
          <w:numId w:val="6"/>
        </w:numPr>
        <w:rPr>
          <w:del w:id="208" w:author="David Walsh" w:date="2020-05-13T17:51:00Z"/>
          <w:color w:val="FF0000"/>
        </w:rPr>
      </w:pPr>
    </w:p>
    <w:p w14:paraId="79EE12D1" w14:textId="77777777" w:rsidR="002D1F22" w:rsidRDefault="002D1F22">
      <w:pPr>
        <w:pStyle w:val="PreformattedText"/>
        <w:numPr>
          <w:ilvl w:val="0"/>
          <w:numId w:val="6"/>
        </w:numPr>
        <w:rPr>
          <w:del w:id="209" w:author="David Walsh" w:date="2020-05-14T18:12:00Z"/>
          <w:color w:val="FF0000"/>
        </w:rPr>
      </w:pPr>
    </w:p>
    <w:p w14:paraId="3D54CCEB" w14:textId="77777777" w:rsidR="002D1F22" w:rsidRDefault="008C4B8E">
      <w:pPr>
        <w:pStyle w:val="PreformattedText"/>
        <w:numPr>
          <w:ilvl w:val="0"/>
          <w:numId w:val="6"/>
        </w:numPr>
        <w:ind w:left="1080" w:firstLine="0"/>
        <w:rPr>
          <w:del w:id="210" w:author="David Walsh" w:date="2020-05-14T11:22:00Z"/>
          <w:color w:val="FF0000"/>
        </w:rPr>
      </w:pPr>
      <w:del w:id="211" w:author="David Walsh" w:date="2020-05-14T11:22:00Z">
        <w:r>
          <w:delText xml:space="preserve">5.2.5 </w:delText>
        </w:r>
      </w:del>
      <w:del w:id="212" w:author="David Walsh" w:date="2020-05-13T17:52:00Z">
        <w:r>
          <w:delText>Build and Install the Avid GNU Radio Blocks</w:delText>
        </w:r>
      </w:del>
    </w:p>
    <w:p w14:paraId="794629E9" w14:textId="77777777" w:rsidR="002D1F22" w:rsidRDefault="008C4B8E">
      <w:pPr>
        <w:pStyle w:val="PreformattedText"/>
        <w:ind w:left="1080"/>
        <w:rPr>
          <w:ins w:id="213" w:author="David Walsh" w:date="2020-05-13T17:52:00Z"/>
          <w:color w:val="FF0000"/>
        </w:rPr>
      </w:pPr>
      <w:del w:id="214" w:author="David Walsh" w:date="2020-05-13T17:52:00Z">
        <w:r>
          <w:rPr>
            <w:color w:val="FF0000"/>
          </w:rPr>
          <w:delText>Build AVS-4000 GNU Radio Blocks against GNU Radio installed.</w:delText>
        </w:r>
      </w:del>
    </w:p>
    <w:p w14:paraId="13C2C7FB" w14:textId="77777777" w:rsidR="002D1F22" w:rsidRPr="008C4B8E" w:rsidRDefault="008C4B8E">
      <w:pPr>
        <w:pStyle w:val="BodyText"/>
        <w:rPr>
          <w:rPrChange w:id="215" w:author="William Craig" w:date="2020-06-03T18:06:00Z">
            <w:rPr/>
          </w:rPrChange>
        </w:rPr>
      </w:pPr>
      <w:ins w:id="216" w:author="David Walsh" w:date="2020-05-13T17:54:00Z">
        <w:r w:rsidRPr="008C4B8E">
          <w:rPr>
            <w:rPrChange w:id="217" w:author="William Craig" w:date="2020-06-03T18:06:00Z">
              <w:rPr>
                <w:color w:val="FF0000"/>
              </w:rPr>
            </w:rPrChange>
          </w:rPr>
          <w:t>After the packages have been install, the following should be done before attempting to connect to an AVS-4000.</w:t>
        </w:r>
      </w:ins>
    </w:p>
    <w:p w14:paraId="327EB73C" w14:textId="77777777" w:rsidR="002D1F22" w:rsidRPr="008C4B8E" w:rsidRDefault="008C4B8E">
      <w:pPr>
        <w:pStyle w:val="PreformattedText"/>
        <w:rPr>
          <w:rFonts w:ascii="Courier" w:hAnsi="Courier"/>
          <w:highlight w:val="white"/>
          <w:rPrChange w:id="218" w:author="William Craig" w:date="2020-06-03T18:06:00Z">
            <w:rPr>
              <w:rFonts w:ascii="Courier" w:hAnsi="Courier"/>
              <w:highlight w:val="white"/>
            </w:rPr>
          </w:rPrChange>
        </w:rPr>
      </w:pPr>
      <w:ins w:id="219" w:author="David Walsh" w:date="2020-05-13T17:55:00Z">
        <w:r w:rsidRPr="008C4B8E">
          <w:rPr>
            <w:rFonts w:ascii="Courier" w:hAnsi="Courier"/>
            <w:highlight w:val="white"/>
            <w:rPrChange w:id="220" w:author="William Craig" w:date="2020-06-03T18:06:00Z">
              <w:rPr>
                <w:rFonts w:ascii="Courier" w:hAnsi="Courier"/>
                <w:color w:val="FF0000"/>
                <w:highlight w:val="white"/>
              </w:rPr>
            </w:rPrChange>
          </w:rPr>
          <w:t xml:space="preserve">$ </w:t>
        </w:r>
        <w:proofErr w:type="spellStart"/>
        <w:r w:rsidRPr="008C4B8E">
          <w:rPr>
            <w:rFonts w:ascii="Courier" w:hAnsi="Courier"/>
            <w:b/>
            <w:bCs/>
            <w:highlight w:val="white"/>
            <w:rPrChange w:id="221" w:author="William Craig" w:date="2020-06-03T18:06:00Z">
              <w:rPr>
                <w:rFonts w:ascii="Courier" w:hAnsi="Courier"/>
                <w:b/>
                <w:bCs/>
                <w:color w:val="FF0000"/>
                <w:highlight w:val="white"/>
              </w:rPr>
            </w:rPrChange>
          </w:rPr>
          <w:t>sudo</w:t>
        </w:r>
        <w:proofErr w:type="spellEnd"/>
        <w:r w:rsidRPr="008C4B8E">
          <w:rPr>
            <w:rFonts w:ascii="Courier" w:hAnsi="Courier"/>
            <w:b/>
            <w:bCs/>
            <w:highlight w:val="white"/>
            <w:rPrChange w:id="222" w:author="William Craig" w:date="2020-06-03T18:06:00Z">
              <w:rPr>
                <w:rFonts w:ascii="Courier" w:hAnsi="Courier"/>
                <w:b/>
                <w:bCs/>
                <w:color w:val="FF0000"/>
                <w:highlight w:val="white"/>
              </w:rPr>
            </w:rPrChange>
          </w:rPr>
          <w:t xml:space="preserve"> cp /</w:t>
        </w:r>
        <w:proofErr w:type="spellStart"/>
        <w:r w:rsidRPr="008C4B8E">
          <w:rPr>
            <w:rFonts w:ascii="Courier" w:hAnsi="Courier"/>
            <w:b/>
            <w:bCs/>
            <w:highlight w:val="white"/>
            <w:rPrChange w:id="223" w:author="William Craig" w:date="2020-06-03T18:06:00Z">
              <w:rPr>
                <w:rFonts w:ascii="Courier" w:hAnsi="Courier"/>
                <w:b/>
                <w:bCs/>
                <w:color w:val="FF0000"/>
                <w:highlight w:val="white"/>
              </w:rPr>
            </w:rPrChange>
          </w:rPr>
          <w:t>usr</w:t>
        </w:r>
        <w:proofErr w:type="spellEnd"/>
        <w:r w:rsidRPr="008C4B8E">
          <w:rPr>
            <w:rFonts w:ascii="Courier" w:hAnsi="Courier"/>
            <w:b/>
            <w:bCs/>
            <w:highlight w:val="white"/>
            <w:rPrChange w:id="224" w:author="William Craig" w:date="2020-06-03T18:06:00Z">
              <w:rPr>
                <w:rFonts w:ascii="Courier" w:hAnsi="Courier"/>
                <w:b/>
                <w:bCs/>
                <w:color w:val="FF0000"/>
                <w:highlight w:val="white"/>
              </w:rPr>
            </w:rPrChange>
          </w:rPr>
          <w:t>/share/doc/avs4000/90-usb-avs4000.rules /</w:t>
        </w:r>
        <w:proofErr w:type="spellStart"/>
        <w:r w:rsidRPr="008C4B8E">
          <w:rPr>
            <w:rFonts w:ascii="Courier" w:hAnsi="Courier"/>
            <w:b/>
            <w:bCs/>
            <w:highlight w:val="white"/>
            <w:rPrChange w:id="225" w:author="William Craig" w:date="2020-06-03T18:06:00Z">
              <w:rPr>
                <w:rFonts w:ascii="Courier" w:hAnsi="Courier"/>
                <w:b/>
                <w:bCs/>
                <w:color w:val="FF0000"/>
                <w:highlight w:val="white"/>
              </w:rPr>
            </w:rPrChange>
          </w:rPr>
          <w:t>etc</w:t>
        </w:r>
        <w:proofErr w:type="spellEnd"/>
        <w:r w:rsidRPr="008C4B8E">
          <w:rPr>
            <w:rFonts w:ascii="Courier" w:hAnsi="Courier"/>
            <w:b/>
            <w:bCs/>
            <w:highlight w:val="white"/>
            <w:rPrChange w:id="226" w:author="William Craig" w:date="2020-06-03T18:06:00Z">
              <w:rPr>
                <w:rFonts w:ascii="Courier" w:hAnsi="Courier"/>
                <w:b/>
                <w:bCs/>
                <w:color w:val="FF0000"/>
                <w:highlight w:val="white"/>
              </w:rPr>
            </w:rPrChange>
          </w:rPr>
          <w:t>/</w:t>
        </w:r>
        <w:proofErr w:type="spellStart"/>
        <w:r w:rsidRPr="008C4B8E">
          <w:rPr>
            <w:rFonts w:ascii="Courier" w:hAnsi="Courier"/>
            <w:b/>
            <w:bCs/>
            <w:highlight w:val="white"/>
            <w:rPrChange w:id="227" w:author="William Craig" w:date="2020-06-03T18:06:00Z">
              <w:rPr>
                <w:rFonts w:ascii="Courier" w:hAnsi="Courier"/>
                <w:b/>
                <w:bCs/>
                <w:color w:val="FF0000"/>
                <w:highlight w:val="white"/>
              </w:rPr>
            </w:rPrChange>
          </w:rPr>
          <w:t>udev</w:t>
        </w:r>
        <w:proofErr w:type="spellEnd"/>
        <w:r w:rsidRPr="008C4B8E">
          <w:rPr>
            <w:rFonts w:ascii="Courier" w:hAnsi="Courier"/>
            <w:b/>
            <w:bCs/>
            <w:highlight w:val="white"/>
            <w:rPrChange w:id="228" w:author="William Craig" w:date="2020-06-03T18:06:00Z">
              <w:rPr>
                <w:rFonts w:ascii="Courier" w:hAnsi="Courier"/>
                <w:b/>
                <w:bCs/>
                <w:color w:val="FF0000"/>
                <w:highlight w:val="white"/>
              </w:rPr>
            </w:rPrChange>
          </w:rPr>
          <w:t>/</w:t>
        </w:r>
        <w:proofErr w:type="spellStart"/>
        <w:proofErr w:type="gramStart"/>
        <w:r w:rsidRPr="008C4B8E">
          <w:rPr>
            <w:rFonts w:ascii="Courier" w:hAnsi="Courier"/>
            <w:b/>
            <w:bCs/>
            <w:highlight w:val="white"/>
            <w:rPrChange w:id="229" w:author="William Craig" w:date="2020-06-03T18:06:00Z">
              <w:rPr>
                <w:rFonts w:ascii="Courier" w:hAnsi="Courier"/>
                <w:b/>
                <w:bCs/>
                <w:color w:val="FF0000"/>
                <w:highlight w:val="white"/>
              </w:rPr>
            </w:rPrChange>
          </w:rPr>
          <w:t>rules.d</w:t>
        </w:r>
      </w:ins>
      <w:proofErr w:type="spellEnd"/>
      <w:proofErr w:type="gramEnd"/>
    </w:p>
    <w:p w14:paraId="4248447A" w14:textId="77777777" w:rsidR="002D1F22" w:rsidRPr="008C4B8E" w:rsidRDefault="008C4B8E">
      <w:pPr>
        <w:pStyle w:val="BodyText"/>
        <w:rPr>
          <w:rFonts w:ascii="Courier" w:hAnsi="Courier" w:hint="eastAsia"/>
          <w:sz w:val="20"/>
          <w:szCs w:val="20"/>
          <w:rPrChange w:id="230" w:author="William Craig" w:date="2020-06-03T18:06:00Z">
            <w:rPr>
              <w:rFonts w:ascii="Courier" w:hAnsi="Courier" w:hint="eastAsia"/>
              <w:color w:val="FF0000"/>
              <w:sz w:val="20"/>
              <w:szCs w:val="20"/>
            </w:rPr>
          </w:rPrChange>
        </w:rPr>
      </w:pPr>
      <w:ins w:id="231" w:author="David Walsh" w:date="2020-05-29T16:13:00Z">
        <w:r w:rsidRPr="008C4B8E">
          <w:rPr>
            <w:rFonts w:ascii="Courier" w:hAnsi="Courier"/>
            <w:sz w:val="20"/>
            <w:szCs w:val="20"/>
            <w:rPrChange w:id="232" w:author="William Craig" w:date="2020-06-03T18:06:00Z">
              <w:rPr>
                <w:rFonts w:ascii="Courier" w:hAnsi="Courier"/>
                <w:color w:val="FF0000"/>
                <w:sz w:val="20"/>
                <w:szCs w:val="20"/>
              </w:rPr>
            </w:rPrChange>
          </w:rPr>
          <w:t xml:space="preserve">$ </w:t>
        </w:r>
        <w:proofErr w:type="spellStart"/>
        <w:r w:rsidRPr="008C4B8E">
          <w:rPr>
            <w:rFonts w:ascii="Courier" w:hAnsi="Courier"/>
            <w:b/>
            <w:bCs/>
            <w:sz w:val="20"/>
            <w:szCs w:val="20"/>
            <w:rPrChange w:id="233" w:author="William Craig" w:date="2020-06-03T18:06:00Z">
              <w:rPr>
                <w:rFonts w:ascii="Courier" w:hAnsi="Courier"/>
                <w:b/>
                <w:bCs/>
                <w:color w:val="FF0000"/>
                <w:sz w:val="20"/>
                <w:szCs w:val="20"/>
              </w:rPr>
            </w:rPrChange>
          </w:rPr>
          <w:t>sudo</w:t>
        </w:r>
        <w:proofErr w:type="spellEnd"/>
        <w:r w:rsidRPr="008C4B8E">
          <w:rPr>
            <w:rFonts w:ascii="Courier" w:hAnsi="Courier"/>
            <w:b/>
            <w:bCs/>
            <w:sz w:val="20"/>
            <w:szCs w:val="20"/>
            <w:rPrChange w:id="234" w:author="William Craig" w:date="2020-06-03T18:06:00Z">
              <w:rPr>
                <w:rFonts w:ascii="Courier" w:hAnsi="Courier"/>
                <w:b/>
                <w:bCs/>
                <w:color w:val="FF0000"/>
                <w:sz w:val="20"/>
                <w:szCs w:val="20"/>
              </w:rPr>
            </w:rPrChange>
          </w:rPr>
          <w:t xml:space="preserve"> </w:t>
        </w:r>
        <w:proofErr w:type="spellStart"/>
        <w:r w:rsidRPr="008C4B8E">
          <w:rPr>
            <w:rFonts w:ascii="Courier" w:hAnsi="Courier"/>
            <w:b/>
            <w:bCs/>
            <w:sz w:val="20"/>
            <w:szCs w:val="20"/>
            <w:rPrChange w:id="235" w:author="William Craig" w:date="2020-06-03T18:06:00Z">
              <w:rPr>
                <w:rFonts w:ascii="Courier" w:hAnsi="Courier"/>
                <w:b/>
                <w:bCs/>
                <w:color w:val="FF0000"/>
                <w:sz w:val="20"/>
                <w:szCs w:val="20"/>
              </w:rPr>
            </w:rPrChange>
          </w:rPr>
          <w:t>udevadm</w:t>
        </w:r>
        <w:proofErr w:type="spellEnd"/>
        <w:r w:rsidRPr="008C4B8E">
          <w:rPr>
            <w:rFonts w:ascii="Courier" w:hAnsi="Courier"/>
            <w:b/>
            <w:bCs/>
            <w:sz w:val="20"/>
            <w:szCs w:val="20"/>
            <w:rPrChange w:id="236" w:author="William Craig" w:date="2020-06-03T18:06:00Z">
              <w:rPr>
                <w:rFonts w:ascii="Courier" w:hAnsi="Courier"/>
                <w:b/>
                <w:bCs/>
                <w:color w:val="FF0000"/>
                <w:sz w:val="20"/>
                <w:szCs w:val="20"/>
              </w:rPr>
            </w:rPrChange>
          </w:rPr>
          <w:t xml:space="preserve"> control --reload-rules &amp;&amp; </w:t>
        </w:r>
        <w:proofErr w:type="spellStart"/>
        <w:r w:rsidRPr="008C4B8E">
          <w:rPr>
            <w:rFonts w:ascii="Courier" w:hAnsi="Courier"/>
            <w:b/>
            <w:bCs/>
            <w:sz w:val="20"/>
            <w:szCs w:val="20"/>
            <w:rPrChange w:id="237" w:author="William Craig" w:date="2020-06-03T18:06:00Z">
              <w:rPr>
                <w:rFonts w:ascii="Courier" w:hAnsi="Courier"/>
                <w:b/>
                <w:bCs/>
                <w:color w:val="FF0000"/>
                <w:sz w:val="20"/>
                <w:szCs w:val="20"/>
              </w:rPr>
            </w:rPrChange>
          </w:rPr>
          <w:t>udevadm</w:t>
        </w:r>
        <w:proofErr w:type="spellEnd"/>
        <w:r w:rsidRPr="008C4B8E">
          <w:rPr>
            <w:rFonts w:ascii="Courier" w:hAnsi="Courier"/>
            <w:b/>
            <w:bCs/>
            <w:sz w:val="20"/>
            <w:szCs w:val="20"/>
            <w:rPrChange w:id="238" w:author="William Craig" w:date="2020-06-03T18:06:00Z">
              <w:rPr>
                <w:rFonts w:ascii="Courier" w:hAnsi="Courier"/>
                <w:b/>
                <w:bCs/>
                <w:color w:val="FF0000"/>
                <w:sz w:val="20"/>
                <w:szCs w:val="20"/>
              </w:rPr>
            </w:rPrChange>
          </w:rPr>
          <w:t xml:space="preserve"> trigger</w:t>
        </w:r>
      </w:ins>
    </w:p>
    <w:p w14:paraId="6977C154" w14:textId="77777777" w:rsidR="002D1F22" w:rsidRPr="008C4B8E" w:rsidRDefault="008C4B8E">
      <w:pPr>
        <w:pStyle w:val="Heading3"/>
        <w:numPr>
          <w:ilvl w:val="2"/>
          <w:numId w:val="6"/>
        </w:numPr>
        <w:rPr>
          <w:rPrChange w:id="239" w:author="William Craig" w:date="2020-06-03T18:06:00Z">
            <w:rPr/>
          </w:rPrChange>
        </w:rPr>
      </w:pPr>
      <w:bookmarkStart w:id="240" w:name="__RefHeading___Toc2595_3736658812"/>
      <w:bookmarkStart w:id="241" w:name="_Toc322322222"/>
      <w:bookmarkEnd w:id="240"/>
      <w:ins w:id="242" w:author="David Walsh" w:date="2020-05-13T17:56:00Z">
        <w:r w:rsidRPr="008C4B8E">
          <w:rPr>
            <w:rPrChange w:id="243" w:author="William Craig" w:date="2020-06-03T18:06:00Z">
              <w:rPr/>
            </w:rPrChange>
          </w:rPr>
          <w:t xml:space="preserve">5.2.3 </w:t>
        </w:r>
        <w:r w:rsidRPr="008C4B8E">
          <w:rPr>
            <w:rPrChange w:id="244" w:author="William Craig" w:date="2020-06-03T18:06:00Z">
              <w:rPr>
                <w:color w:val="FF0000"/>
              </w:rPr>
            </w:rPrChange>
          </w:rPr>
          <w:t>AVS-4000 Software Installation</w:t>
        </w:r>
        <w:bookmarkEnd w:id="241"/>
        <w:r w:rsidRPr="008C4B8E">
          <w:rPr>
            <w:rPrChange w:id="245" w:author="William Craig" w:date="2020-06-03T18:06:00Z">
              <w:rPr>
                <w:color w:val="FF0000"/>
              </w:rPr>
            </w:rPrChange>
          </w:rPr>
          <w:t xml:space="preserve"> without APT Repository</w:t>
        </w:r>
      </w:ins>
    </w:p>
    <w:p w14:paraId="32409885" w14:textId="77777777" w:rsidR="002D1F22" w:rsidRPr="008C4B8E" w:rsidRDefault="008C4B8E">
      <w:pPr>
        <w:pStyle w:val="BodyText"/>
        <w:rPr>
          <w:rPrChange w:id="246" w:author="William Craig" w:date="2020-06-03T18:06:00Z">
            <w:rPr/>
          </w:rPrChange>
        </w:rPr>
      </w:pPr>
      <w:ins w:id="247" w:author="David Walsh" w:date="2020-05-13T17:57:00Z">
        <w:r w:rsidRPr="008C4B8E">
          <w:rPr>
            <w:rPrChange w:id="248" w:author="William Craig" w:date="2020-06-03T18:06:00Z">
              <w:rPr>
                <w:color w:val="FF0000"/>
              </w:rPr>
            </w:rPrChange>
          </w:rPr>
          <w:t>In the event that installation from the APT repository is not possible, then the AVS-4000 software could be installed from</w:t>
        </w:r>
      </w:ins>
      <w:ins w:id="249" w:author="David Walsh" w:date="2020-05-13T17:59:00Z">
        <w:r w:rsidRPr="008C4B8E">
          <w:rPr>
            <w:rPrChange w:id="250" w:author="William Craig" w:date="2020-06-03T18:06:00Z">
              <w:rPr>
                <w:color w:val="FF0000"/>
              </w:rPr>
            </w:rPrChange>
          </w:rPr>
          <w:t xml:space="preserve"> local copies of the </w:t>
        </w:r>
        <w:proofErr w:type="spellStart"/>
        <w:r w:rsidRPr="008C4B8E">
          <w:rPr>
            <w:rPrChange w:id="251" w:author="William Craig" w:date="2020-06-03T18:06:00Z">
              <w:rPr>
                <w:color w:val="FF0000"/>
              </w:rPr>
            </w:rPrChange>
          </w:rPr>
          <w:t>debian</w:t>
        </w:r>
        <w:proofErr w:type="spellEnd"/>
        <w:r w:rsidRPr="008C4B8E">
          <w:rPr>
            <w:rPrChange w:id="252" w:author="William Craig" w:date="2020-06-03T18:06:00Z">
              <w:rPr>
                <w:color w:val="FF0000"/>
              </w:rPr>
            </w:rPrChange>
          </w:rPr>
          <w:t xml:space="preserve"> packages.  The </w:t>
        </w:r>
        <w:proofErr w:type="spellStart"/>
        <w:r w:rsidRPr="008C4B8E">
          <w:rPr>
            <w:rPrChange w:id="253" w:author="William Craig" w:date="2020-06-03T18:06:00Z">
              <w:rPr>
                <w:color w:val="FF0000"/>
              </w:rPr>
            </w:rPrChange>
          </w:rPr>
          <w:t>debian</w:t>
        </w:r>
        <w:proofErr w:type="spellEnd"/>
        <w:r w:rsidRPr="008C4B8E">
          <w:rPr>
            <w:rPrChange w:id="254" w:author="William Craig" w:date="2020-06-03T18:06:00Z">
              <w:rPr>
                <w:color w:val="FF0000"/>
              </w:rPr>
            </w:rPrChange>
          </w:rPr>
          <w:t xml:space="preserve"> package could be distributed via installation media (CD-ROM, Flash Drive, etc...) </w:t>
        </w:r>
      </w:ins>
      <w:ins w:id="255" w:author="David Walsh" w:date="2020-05-13T18:00:00Z">
        <w:r w:rsidRPr="008C4B8E">
          <w:rPr>
            <w:rPrChange w:id="256" w:author="William Craig" w:date="2020-06-03T18:06:00Z">
              <w:rPr>
                <w:color w:val="FF0000"/>
              </w:rPr>
            </w:rPrChange>
          </w:rPr>
          <w:t xml:space="preserve">or via email. </w:t>
        </w:r>
      </w:ins>
    </w:p>
    <w:p w14:paraId="7327FA75" w14:textId="77777777" w:rsidR="002D1F22" w:rsidRPr="008C4B8E" w:rsidRDefault="008C4B8E">
      <w:pPr>
        <w:pStyle w:val="BodyText"/>
        <w:rPr>
          <w:rPrChange w:id="257" w:author="William Craig" w:date="2020-06-03T18:06:00Z">
            <w:rPr/>
          </w:rPrChange>
        </w:rPr>
      </w:pPr>
      <w:ins w:id="258" w:author="David Walsh" w:date="2020-05-13T18:00:00Z">
        <w:r w:rsidRPr="008C4B8E">
          <w:rPr>
            <w:rPrChange w:id="259" w:author="William Craig" w:date="2020-06-03T18:06:00Z">
              <w:rPr>
                <w:color w:val="FF0000"/>
              </w:rPr>
            </w:rPrChange>
          </w:rPr>
          <w:t xml:space="preserve">The following commands would be used to install the AVS-4000 </w:t>
        </w:r>
        <w:proofErr w:type="spellStart"/>
        <w:r w:rsidRPr="008C4B8E">
          <w:rPr>
            <w:rPrChange w:id="260" w:author="William Craig" w:date="2020-06-03T18:06:00Z">
              <w:rPr>
                <w:color w:val="FF0000"/>
              </w:rPr>
            </w:rPrChange>
          </w:rPr>
          <w:t>debian</w:t>
        </w:r>
        <w:proofErr w:type="spellEnd"/>
        <w:r w:rsidRPr="008C4B8E">
          <w:rPr>
            <w:rPrChange w:id="261" w:author="William Craig" w:date="2020-06-03T18:06:00Z">
              <w:rPr>
                <w:color w:val="FF0000"/>
              </w:rPr>
            </w:rPrChange>
          </w:rPr>
          <w:t xml:space="preserve"> packages:</w:t>
        </w:r>
      </w:ins>
    </w:p>
    <w:p w14:paraId="5FC05A08" w14:textId="77777777" w:rsidR="002D1F22" w:rsidRPr="008C4B8E" w:rsidRDefault="008C4B8E">
      <w:pPr>
        <w:pStyle w:val="PreformattedText"/>
        <w:rPr>
          <w:rPrChange w:id="262" w:author="William Craig" w:date="2020-06-03T18:06:00Z">
            <w:rPr/>
          </w:rPrChange>
        </w:rPr>
      </w:pPr>
      <w:ins w:id="263" w:author="David Walsh" w:date="2020-05-13T18:00:00Z">
        <w:r w:rsidRPr="008C4B8E">
          <w:rPr>
            <w:rStyle w:val="SourceText"/>
            <w:rPrChange w:id="264" w:author="William Craig" w:date="2020-06-03T18:06:00Z">
              <w:rPr>
                <w:rStyle w:val="SourceText"/>
                <w:color w:val="FF0000"/>
              </w:rPr>
            </w:rPrChange>
          </w:rPr>
          <w:t>#</w:t>
        </w:r>
      </w:ins>
    </w:p>
    <w:p w14:paraId="714AC4BD" w14:textId="77777777" w:rsidR="002D1F22" w:rsidRDefault="008C4B8E">
      <w:pPr>
        <w:pStyle w:val="PreformattedText"/>
      </w:pPr>
      <w:ins w:id="265" w:author="David Walsh" w:date="2020-05-13T18:00:00Z">
        <w:r>
          <w:rPr>
            <w:rStyle w:val="SourceText"/>
          </w:rPr>
          <w:t># Install dependencies</w:t>
        </w:r>
      </w:ins>
    </w:p>
    <w:p w14:paraId="5C6A6CB6" w14:textId="77777777" w:rsidR="002D1F22" w:rsidRDefault="008C4B8E">
      <w:pPr>
        <w:pStyle w:val="PreformattedText"/>
      </w:pPr>
      <w:ins w:id="266" w:author="David Walsh" w:date="2020-05-13T18:00:00Z">
        <w:r>
          <w:rPr>
            <w:rStyle w:val="SourceText"/>
          </w:rPr>
          <w:t>#</w:t>
        </w:r>
      </w:ins>
    </w:p>
    <w:p w14:paraId="79D96B3D" w14:textId="77777777" w:rsidR="002D1F22" w:rsidRDefault="008C4B8E">
      <w:pPr>
        <w:pStyle w:val="PreformattedText"/>
      </w:pPr>
      <w:ins w:id="267" w:author="David Walsh" w:date="2020-05-13T18:00:00Z">
        <w:r>
          <w:rPr>
            <w:rStyle w:val="SourceText"/>
          </w:rPr>
          <w:t xml:space="preserve">$ </w:t>
        </w:r>
        <w:proofErr w:type="spellStart"/>
        <w:r>
          <w:rPr>
            <w:rStyle w:val="SourceText"/>
            <w:b/>
            <w:bCs/>
          </w:rPr>
          <w:t>sudo</w:t>
        </w:r>
        <w:proofErr w:type="spellEnd"/>
        <w:r>
          <w:rPr>
            <w:rStyle w:val="SourceText"/>
            <w:b/>
            <w:bCs/>
          </w:rPr>
          <w:t xml:space="preserve"> apt-get update</w:t>
        </w:r>
      </w:ins>
    </w:p>
    <w:p w14:paraId="24F3FD4C" w14:textId="77777777" w:rsidR="002D1F22" w:rsidRDefault="008C4B8E">
      <w:pPr>
        <w:pStyle w:val="PreformattedText"/>
      </w:pPr>
      <w:ins w:id="268" w:author="David Walsh" w:date="2020-05-13T18:00:00Z">
        <w:r>
          <w:rPr>
            <w:rStyle w:val="SourceText"/>
          </w:rPr>
          <w:t xml:space="preserve">$ </w:t>
        </w:r>
        <w:proofErr w:type="spellStart"/>
        <w:r>
          <w:rPr>
            <w:rStyle w:val="SourceText"/>
            <w:b/>
            <w:bCs/>
          </w:rPr>
          <w:t>sudo</w:t>
        </w:r>
        <w:proofErr w:type="spellEnd"/>
        <w:r>
          <w:rPr>
            <w:rStyle w:val="SourceText"/>
            <w:b/>
            <w:bCs/>
          </w:rPr>
          <w:t xml:space="preserve"> apt-get install libboost-filesystem1.65.1 libboost-program-options1.65.1 \</w:t>
        </w:r>
      </w:ins>
    </w:p>
    <w:p w14:paraId="3F490315" w14:textId="77777777" w:rsidR="002D1F22" w:rsidRDefault="008C4B8E">
      <w:pPr>
        <w:pStyle w:val="PreformattedText"/>
      </w:pPr>
      <w:ins w:id="269" w:author="David Walsh" w:date="2020-05-13T18:00:00Z">
        <w:r>
          <w:rPr>
            <w:rStyle w:val="SourceText"/>
            <w:b/>
            <w:bCs/>
          </w:rPr>
          <w:t xml:space="preserve">                       libgnuradio-pmt3.7.11 libgnuradio-runtime3.7.11 \</w:t>
        </w:r>
      </w:ins>
    </w:p>
    <w:p w14:paraId="6F08187D" w14:textId="77777777" w:rsidR="002D1F22" w:rsidRDefault="008C4B8E">
      <w:pPr>
        <w:pStyle w:val="PreformattedText"/>
      </w:pPr>
      <w:ins w:id="270" w:author="David Walsh" w:date="2020-05-13T18:00:00Z">
        <w:r>
          <w:rPr>
            <w:rStyle w:val="SourceText"/>
            <w:b/>
            <w:bCs/>
          </w:rPr>
          <w:lastRenderedPageBreak/>
          <w:t xml:space="preserve">                       liblog4cpp5v5 \</w:t>
        </w:r>
      </w:ins>
    </w:p>
    <w:p w14:paraId="24A067C7" w14:textId="77777777" w:rsidR="002D1F22" w:rsidRDefault="008C4B8E">
      <w:pPr>
        <w:pStyle w:val="PreformattedText"/>
      </w:pPr>
      <w:ins w:id="271" w:author="David Walsh" w:date="2020-05-13T18:00:00Z">
        <w:r>
          <w:rPr>
            <w:rStyle w:val="SourceText"/>
            <w:b/>
            <w:bCs/>
          </w:rPr>
          <w:t xml:space="preserve">                       </w:t>
        </w:r>
        <w:proofErr w:type="spellStart"/>
        <w:r>
          <w:rPr>
            <w:rStyle w:val="SourceText"/>
            <w:b/>
            <w:bCs/>
          </w:rPr>
          <w:t>libpython-stdlib</w:t>
        </w:r>
        <w:proofErr w:type="spellEnd"/>
        <w:r>
          <w:rPr>
            <w:rStyle w:val="SourceText"/>
            <w:b/>
            <w:bCs/>
          </w:rPr>
          <w:t xml:space="preserve"> libvolk1-bin libvolk1.3 \</w:t>
        </w:r>
      </w:ins>
    </w:p>
    <w:p w14:paraId="38B9F437" w14:textId="77777777" w:rsidR="002D1F22" w:rsidRDefault="008C4B8E">
      <w:pPr>
        <w:pStyle w:val="PreformattedText"/>
      </w:pPr>
      <w:ins w:id="272" w:author="David Walsh" w:date="2020-05-13T18:00:00Z">
        <w:r>
          <w:rPr>
            <w:rStyle w:val="SourceText"/>
            <w:b/>
            <w:bCs/>
          </w:rPr>
          <w:t xml:space="preserve">                       python python-minimal python2.7 python2.7-minimal</w:t>
        </w:r>
      </w:ins>
    </w:p>
    <w:p w14:paraId="50DAC14A" w14:textId="77777777" w:rsidR="002D1F22" w:rsidRDefault="008C4B8E">
      <w:pPr>
        <w:pStyle w:val="PreformattedText"/>
      </w:pPr>
      <w:ins w:id="273" w:author="David Walsh" w:date="2020-05-13T18:00:00Z">
        <w:r>
          <w:rPr>
            <w:rStyle w:val="SourceText"/>
          </w:rPr>
          <w:t xml:space="preserve">                         </w:t>
        </w:r>
      </w:ins>
    </w:p>
    <w:p w14:paraId="73360F84" w14:textId="77777777" w:rsidR="002D1F22" w:rsidRDefault="008C4B8E">
      <w:pPr>
        <w:pStyle w:val="PreformattedText"/>
      </w:pPr>
      <w:ins w:id="274" w:author="David Walsh" w:date="2020-05-13T18:00:00Z">
        <w:r>
          <w:rPr>
            <w:rStyle w:val="SourceText"/>
          </w:rPr>
          <w:t>#</w:t>
        </w:r>
      </w:ins>
    </w:p>
    <w:p w14:paraId="7BFE40C6" w14:textId="77777777" w:rsidR="002D1F22" w:rsidRDefault="008C4B8E">
      <w:pPr>
        <w:pStyle w:val="PreformattedText"/>
      </w:pPr>
      <w:ins w:id="275" w:author="David Walsh" w:date="2020-05-13T18:00:00Z">
        <w:r>
          <w:rPr>
            <w:rStyle w:val="SourceText"/>
          </w:rPr>
          <w:t># Install AVS4000 Packages</w:t>
        </w:r>
      </w:ins>
    </w:p>
    <w:p w14:paraId="6407D5A7" w14:textId="77777777" w:rsidR="002D1F22" w:rsidRDefault="008C4B8E">
      <w:pPr>
        <w:pStyle w:val="PreformattedText"/>
      </w:pPr>
      <w:ins w:id="276" w:author="David Walsh" w:date="2020-05-13T18:00:00Z">
        <w:r>
          <w:rPr>
            <w:rStyle w:val="SourceText"/>
          </w:rPr>
          <w:t>#</w:t>
        </w:r>
      </w:ins>
    </w:p>
    <w:p w14:paraId="1B9C4CE6" w14:textId="77777777" w:rsidR="002D1F22" w:rsidRDefault="008C4B8E">
      <w:pPr>
        <w:pStyle w:val="PreformattedText"/>
      </w:pPr>
      <w:ins w:id="277" w:author="David Walsh" w:date="2020-05-13T18:00:00Z">
        <w:r>
          <w:rPr>
            <w:rStyle w:val="SourceText"/>
          </w:rPr>
          <w:t xml:space="preserve">$ </w:t>
        </w:r>
        <w:proofErr w:type="spellStart"/>
        <w:r>
          <w:rPr>
            <w:rStyle w:val="SourceText"/>
            <w:b/>
            <w:bCs/>
          </w:rPr>
          <w:t>sudo</w:t>
        </w:r>
        <w:proofErr w:type="spellEnd"/>
        <w:r>
          <w:rPr>
            <w:rStyle w:val="SourceText"/>
            <w:b/>
            <w:bCs/>
          </w:rPr>
          <w:t xml:space="preserve"> </w:t>
        </w:r>
        <w:proofErr w:type="spellStart"/>
        <w:r>
          <w:rPr>
            <w:rStyle w:val="SourceText"/>
            <w:b/>
            <w:bCs/>
          </w:rPr>
          <w:t>dpkg</w:t>
        </w:r>
        <w:proofErr w:type="spellEnd"/>
        <w:r>
          <w:rPr>
            <w:rStyle w:val="SourceText"/>
            <w:b/>
            <w:bCs/>
          </w:rPr>
          <w:t xml:space="preserve"> -</w:t>
        </w:r>
        <w:proofErr w:type="spellStart"/>
        <w:r>
          <w:rPr>
            <w:rStyle w:val="SourceText"/>
            <w:b/>
            <w:bCs/>
          </w:rPr>
          <w:t>i</w:t>
        </w:r>
        <w:proofErr w:type="spellEnd"/>
        <w:r>
          <w:rPr>
            <w:rStyle w:val="SourceText"/>
            <w:b/>
            <w:bCs/>
          </w:rPr>
          <w:t xml:space="preserve"> </w:t>
        </w:r>
        <w:proofErr w:type="spellStart"/>
        <w:r>
          <w:rPr>
            <w:rStyle w:val="SourceText"/>
            <w:b/>
            <w:bCs/>
          </w:rPr>
          <w:t>dist</w:t>
        </w:r>
        <w:proofErr w:type="spellEnd"/>
        <w:r>
          <w:rPr>
            <w:rStyle w:val="SourceText"/>
            <w:b/>
            <w:bCs/>
          </w:rPr>
          <w:t>/*amd64.deb</w:t>
        </w:r>
      </w:ins>
    </w:p>
    <w:p w14:paraId="563ED63D" w14:textId="77777777" w:rsidR="002D1F22" w:rsidRDefault="002D1F22">
      <w:pPr>
        <w:pStyle w:val="PreformattedText"/>
      </w:pPr>
    </w:p>
    <w:p w14:paraId="43ADD553" w14:textId="77777777" w:rsidR="002D1F22" w:rsidRDefault="008C4B8E">
      <w:pPr>
        <w:pStyle w:val="PreformattedText"/>
      </w:pPr>
      <w:ins w:id="278" w:author="David Walsh" w:date="2020-05-13T18:00:00Z">
        <w:r>
          <w:rPr>
            <w:rStyle w:val="SourceText"/>
          </w:rPr>
          <w:t>#</w:t>
        </w:r>
      </w:ins>
    </w:p>
    <w:p w14:paraId="7EDDB1F5" w14:textId="77777777" w:rsidR="002D1F22" w:rsidRDefault="008C4B8E">
      <w:pPr>
        <w:pStyle w:val="PreformattedText"/>
      </w:pPr>
      <w:ins w:id="279" w:author="David Walsh" w:date="2020-05-13T18:00:00Z">
        <w:r>
          <w:rPr>
            <w:rStyle w:val="SourceText"/>
          </w:rPr>
          <w:t># If no dependency errors occur, then installation is complete.</w:t>
        </w:r>
      </w:ins>
    </w:p>
    <w:p w14:paraId="1A00F7EC" w14:textId="77777777" w:rsidR="002D1F22" w:rsidRDefault="008C4B8E">
      <w:pPr>
        <w:pStyle w:val="PreformattedText"/>
      </w:pPr>
      <w:ins w:id="280" w:author="David Walsh" w:date="2020-05-13T18:00:00Z">
        <w:r>
          <w:rPr>
            <w:rStyle w:val="SourceText"/>
          </w:rPr>
          <w:t># if dependencies errors occur then run the following</w:t>
        </w:r>
      </w:ins>
    </w:p>
    <w:p w14:paraId="3233CC36" w14:textId="77777777" w:rsidR="002D1F22" w:rsidRDefault="008C4B8E">
      <w:pPr>
        <w:pStyle w:val="PreformattedText"/>
      </w:pPr>
      <w:ins w:id="281" w:author="David Walsh" w:date="2020-05-13T18:00:00Z">
        <w:r>
          <w:rPr>
            <w:rStyle w:val="SourceText"/>
          </w:rPr>
          <w:t>#</w:t>
        </w:r>
      </w:ins>
    </w:p>
    <w:p w14:paraId="082E054B" w14:textId="77777777" w:rsidR="002D1F22" w:rsidRDefault="008C4B8E">
      <w:pPr>
        <w:pStyle w:val="PreformattedText"/>
      </w:pPr>
      <w:ins w:id="282" w:author="David Walsh" w:date="2020-05-13T18:00:00Z">
        <w:r>
          <w:rPr>
            <w:rStyle w:val="SourceText"/>
          </w:rPr>
          <w:t xml:space="preserve">$ </w:t>
        </w:r>
        <w:proofErr w:type="spellStart"/>
        <w:r>
          <w:rPr>
            <w:rStyle w:val="SourceText"/>
            <w:b/>
            <w:bCs/>
          </w:rPr>
          <w:t>sudo</w:t>
        </w:r>
        <w:proofErr w:type="spellEnd"/>
        <w:r>
          <w:rPr>
            <w:rStyle w:val="SourceText"/>
            <w:b/>
            <w:bCs/>
          </w:rPr>
          <w:t xml:space="preserve"> apt-get -f install</w:t>
        </w:r>
      </w:ins>
    </w:p>
    <w:p w14:paraId="688DC145" w14:textId="77777777" w:rsidR="002D1F22" w:rsidRDefault="008C4B8E">
      <w:pPr>
        <w:pStyle w:val="PreformattedText"/>
      </w:pPr>
      <w:ins w:id="283" w:author="David Walsh" w:date="2020-05-13T18:00:00Z">
        <w:r>
          <w:rPr>
            <w:rStyle w:val="SourceText"/>
          </w:rPr>
          <w:t xml:space="preserve">... answer </w:t>
        </w:r>
        <w:r>
          <w:rPr>
            <w:rStyle w:val="SourceText"/>
            <w:b/>
            <w:bCs/>
          </w:rPr>
          <w:t>yes</w:t>
        </w:r>
        <w:r>
          <w:rPr>
            <w:rStyle w:val="SourceText"/>
          </w:rPr>
          <w:t xml:space="preserve"> to installing the additional packages ...</w:t>
        </w:r>
      </w:ins>
    </w:p>
    <w:p w14:paraId="213C68A8" w14:textId="77777777" w:rsidR="002D1F22" w:rsidRDefault="002D1F22">
      <w:pPr>
        <w:pStyle w:val="PreformattedText"/>
      </w:pPr>
    </w:p>
    <w:p w14:paraId="2587C0C9" w14:textId="77777777" w:rsidR="002D1F22" w:rsidRDefault="008C4B8E">
      <w:pPr>
        <w:pStyle w:val="PreformattedText"/>
      </w:pPr>
      <w:ins w:id="284" w:author="David Walsh" w:date="2020-05-13T18:00:00Z">
        <w:r>
          <w:rPr>
            <w:rStyle w:val="SourceText"/>
          </w:rPr>
          <w:t># re-install packages now that dependencies have been satisfied</w:t>
        </w:r>
      </w:ins>
    </w:p>
    <w:p w14:paraId="63FBAAFF" w14:textId="77777777" w:rsidR="002D1F22" w:rsidRDefault="008C4B8E">
      <w:pPr>
        <w:pStyle w:val="PreformattedText"/>
        <w:spacing w:after="283"/>
      </w:pPr>
      <w:ins w:id="285" w:author="David Walsh" w:date="2020-05-13T18:00:00Z">
        <w:r>
          <w:rPr>
            <w:rStyle w:val="SourceText"/>
          </w:rPr>
          <w:t xml:space="preserve">$ </w:t>
        </w:r>
        <w:proofErr w:type="spellStart"/>
        <w:r>
          <w:rPr>
            <w:rStyle w:val="SourceText"/>
            <w:b/>
            <w:bCs/>
          </w:rPr>
          <w:t>sudo</w:t>
        </w:r>
        <w:proofErr w:type="spellEnd"/>
        <w:r>
          <w:rPr>
            <w:rStyle w:val="SourceText"/>
            <w:b/>
            <w:bCs/>
          </w:rPr>
          <w:t xml:space="preserve"> </w:t>
        </w:r>
        <w:proofErr w:type="spellStart"/>
        <w:r>
          <w:rPr>
            <w:rStyle w:val="SourceText"/>
            <w:b/>
            <w:bCs/>
          </w:rPr>
          <w:t>dpkg</w:t>
        </w:r>
        <w:proofErr w:type="spellEnd"/>
        <w:r>
          <w:rPr>
            <w:rStyle w:val="SourceText"/>
            <w:b/>
            <w:bCs/>
          </w:rPr>
          <w:t xml:space="preserve"> -</w:t>
        </w:r>
        <w:proofErr w:type="spellStart"/>
        <w:r>
          <w:rPr>
            <w:rStyle w:val="SourceText"/>
            <w:b/>
            <w:bCs/>
          </w:rPr>
          <w:t>i</w:t>
        </w:r>
        <w:proofErr w:type="spellEnd"/>
        <w:r>
          <w:rPr>
            <w:rStyle w:val="SourceText"/>
            <w:b/>
            <w:bCs/>
          </w:rPr>
          <w:t xml:space="preserve"> </w:t>
        </w:r>
        <w:proofErr w:type="spellStart"/>
        <w:r>
          <w:rPr>
            <w:rStyle w:val="SourceText"/>
            <w:b/>
            <w:bCs/>
          </w:rPr>
          <w:t>dist</w:t>
        </w:r>
        <w:proofErr w:type="spellEnd"/>
        <w:r>
          <w:rPr>
            <w:rStyle w:val="SourceText"/>
            <w:b/>
            <w:bCs/>
          </w:rPr>
          <w:t>/*amd64.deb</w:t>
        </w:r>
      </w:ins>
    </w:p>
    <w:p w14:paraId="48DBD985" w14:textId="77777777" w:rsidR="002D1F22" w:rsidRPr="008C4B8E" w:rsidRDefault="008C4B8E">
      <w:pPr>
        <w:pStyle w:val="Heading3"/>
        <w:numPr>
          <w:ilvl w:val="2"/>
          <w:numId w:val="6"/>
        </w:numPr>
        <w:rPr>
          <w:rPrChange w:id="286" w:author="William Craig" w:date="2020-06-03T18:07:00Z">
            <w:rPr/>
          </w:rPrChange>
        </w:rPr>
      </w:pPr>
      <w:bookmarkStart w:id="287" w:name="_Toc32232222211"/>
      <w:ins w:id="288" w:author="David Walsh" w:date="2020-05-14T18:21:00Z">
        <w:r>
          <w:t xml:space="preserve">5.2.3 </w:t>
        </w:r>
        <w:bookmarkEnd w:id="287"/>
        <w:r w:rsidRPr="008C4B8E">
          <w:rPr>
            <w:rPrChange w:id="289" w:author="William Craig" w:date="2020-06-03T18:07:00Z">
              <w:rPr>
                <w:color w:val="FF0000"/>
              </w:rPr>
            </w:rPrChange>
          </w:rPr>
          <w:t>Starting AVS-4000 Daemon</w:t>
        </w:r>
      </w:ins>
    </w:p>
    <w:p w14:paraId="353497D6" w14:textId="77777777" w:rsidR="002D1F22" w:rsidRPr="008C4B8E" w:rsidRDefault="008C4B8E">
      <w:pPr>
        <w:pStyle w:val="BodyText"/>
        <w:numPr>
          <w:ilvl w:val="0"/>
          <w:numId w:val="6"/>
        </w:numPr>
        <w:ind w:left="0" w:firstLine="0"/>
        <w:rPr>
          <w:ins w:id="290" w:author="David Walsh" w:date="2020-05-14T18:21:00Z"/>
          <w:rFonts w:eastAsia="Microsoft YaHei"/>
          <w:rPrChange w:id="291" w:author="William Craig" w:date="2020-06-03T18:07:00Z">
            <w:rPr>
              <w:ins w:id="292" w:author="David Walsh" w:date="2020-05-14T18:21:00Z"/>
              <w:rFonts w:eastAsia="Microsoft YaHei"/>
              <w:color w:val="FF0000"/>
            </w:rPr>
          </w:rPrChange>
        </w:rPr>
      </w:pPr>
      <w:ins w:id="293" w:author="David Walsh" w:date="2020-05-14T18:21:00Z">
        <w:r w:rsidRPr="008C4B8E">
          <w:rPr>
            <w:rFonts w:eastAsia="Microsoft YaHei"/>
            <w:rPrChange w:id="294" w:author="William Craig" w:date="2020-06-03T18:07:00Z">
              <w:rPr>
                <w:rFonts w:eastAsia="Microsoft YaHei"/>
                <w:color w:val="FF0000"/>
              </w:rPr>
            </w:rPrChange>
          </w:rPr>
          <w:t>After the software is installed, the AVS-4000 Daemon just be launched prior to using the AVS-4000. This can be done by doing:</w:t>
        </w:r>
      </w:ins>
    </w:p>
    <w:p w14:paraId="3DB1C263" w14:textId="77777777" w:rsidR="002D1F22" w:rsidRDefault="008C4B8E">
      <w:pPr>
        <w:pStyle w:val="PreformattedText"/>
        <w:numPr>
          <w:ilvl w:val="0"/>
          <w:numId w:val="6"/>
        </w:numPr>
      </w:pPr>
      <w:ins w:id="295" w:author="David Walsh" w:date="2020-05-14T18:21:00Z">
        <w:r>
          <w:t xml:space="preserve">$ </w:t>
        </w:r>
        <w:r>
          <w:rPr>
            <w:b/>
            <w:bCs/>
          </w:rPr>
          <w:t>avs4000d</w:t>
        </w:r>
      </w:ins>
    </w:p>
    <w:p w14:paraId="677B1B0A" w14:textId="77777777" w:rsidR="002D1F22" w:rsidRDefault="008C4B8E">
      <w:pPr>
        <w:pStyle w:val="PreformattedText"/>
        <w:numPr>
          <w:ilvl w:val="0"/>
          <w:numId w:val="6"/>
        </w:numPr>
      </w:pPr>
      <w:ins w:id="296" w:author="David Walsh" w:date="2020-05-14T18:21:00Z">
        <w:r>
          <w:t>Starting avs4000d daemon...</w:t>
        </w:r>
      </w:ins>
    </w:p>
    <w:p w14:paraId="78C94EFB" w14:textId="77777777" w:rsidR="002D1F22" w:rsidRDefault="002D1F22">
      <w:pPr>
        <w:pStyle w:val="PreformattedText"/>
      </w:pPr>
    </w:p>
    <w:p w14:paraId="5DE7F927" w14:textId="77777777" w:rsidR="002D1F22" w:rsidRDefault="008C4B8E">
      <w:pPr>
        <w:pStyle w:val="BodyText"/>
      </w:pPr>
      <w:ins w:id="297" w:author="David Walsh" w:date="2020-05-14T18:21:00Z">
        <w:r>
          <w:t>Once the daemon is started, it will be launch processes in the background.</w:t>
        </w:r>
      </w:ins>
    </w:p>
    <w:p w14:paraId="274E44AE" w14:textId="77777777" w:rsidR="002D1F22" w:rsidRDefault="008C4B8E">
      <w:pPr>
        <w:pStyle w:val="BodyText"/>
      </w:pPr>
      <w:ins w:id="298" w:author="David Walsh" w:date="2020-05-14T18:21:00Z">
        <w:r>
          <w:t xml:space="preserve">The daemon should not be run as root. </w:t>
        </w:r>
      </w:ins>
    </w:p>
    <w:p w14:paraId="00AD9631" w14:textId="77777777" w:rsidR="002D1F22" w:rsidRDefault="008C4B8E">
      <w:pPr>
        <w:pStyle w:val="BodyText"/>
      </w:pPr>
      <w:ins w:id="299" w:author="David Walsh" w:date="2020-05-14T18:21:00Z">
        <w:r>
          <w:t>The following command can be used to stop the daemon:</w:t>
        </w:r>
      </w:ins>
    </w:p>
    <w:p w14:paraId="1E677426" w14:textId="77777777" w:rsidR="002D1F22" w:rsidRDefault="008C4B8E">
      <w:pPr>
        <w:pStyle w:val="PreformattedText"/>
        <w:numPr>
          <w:ilvl w:val="0"/>
          <w:numId w:val="6"/>
        </w:numPr>
      </w:pPr>
      <w:ins w:id="300" w:author="David Walsh" w:date="2020-05-14T18:21:00Z">
        <w:r>
          <w:t xml:space="preserve">$ </w:t>
        </w:r>
        <w:r>
          <w:rPr>
            <w:b/>
            <w:bCs/>
          </w:rPr>
          <w:t>avs4000d -k</w:t>
        </w:r>
      </w:ins>
    </w:p>
    <w:p w14:paraId="01DF9EF1" w14:textId="77777777" w:rsidR="002D1F22" w:rsidRPr="008C4B8E" w:rsidRDefault="008C4B8E">
      <w:pPr>
        <w:pStyle w:val="Heading3"/>
        <w:numPr>
          <w:ilvl w:val="2"/>
          <w:numId w:val="6"/>
        </w:numPr>
        <w:rPr>
          <w:rPrChange w:id="301" w:author="William Craig" w:date="2020-06-03T18:07:00Z">
            <w:rPr/>
          </w:rPrChange>
        </w:rPr>
      </w:pPr>
      <w:bookmarkStart w:id="302" w:name="_Toc3223222221"/>
      <w:ins w:id="303" w:author="David Walsh" w:date="2020-05-14T18:15:00Z">
        <w:r>
          <w:t xml:space="preserve">5.2.4 </w:t>
        </w:r>
        <w:bookmarkEnd w:id="302"/>
        <w:r w:rsidRPr="008C4B8E">
          <w:rPr>
            <w:rPrChange w:id="304" w:author="William Craig" w:date="2020-06-03T18:07:00Z">
              <w:rPr>
                <w:color w:val="FF0000"/>
              </w:rPr>
            </w:rPrChange>
          </w:rPr>
          <w:t>Example Python Scripts</w:t>
        </w:r>
      </w:ins>
    </w:p>
    <w:p w14:paraId="7AE126F3" w14:textId="77777777" w:rsidR="002D1F22" w:rsidRPr="008C4B8E" w:rsidRDefault="008C4B8E">
      <w:pPr>
        <w:pStyle w:val="BodyText"/>
        <w:rPr>
          <w:ins w:id="305" w:author="David Walsh" w:date="2020-05-14T18:15:00Z"/>
          <w:rPrChange w:id="306" w:author="William Craig" w:date="2020-06-03T18:07:00Z">
            <w:rPr>
              <w:ins w:id="307" w:author="David Walsh" w:date="2020-05-14T18:15:00Z"/>
            </w:rPr>
          </w:rPrChange>
        </w:rPr>
      </w:pPr>
      <w:ins w:id="308" w:author="David Walsh" w:date="2020-05-14T18:15:00Z">
        <w:r w:rsidRPr="008C4B8E">
          <w:rPr>
            <w:rFonts w:eastAsia="Microsoft YaHei"/>
            <w:rPrChange w:id="309" w:author="William Craig" w:date="2020-06-03T18:07:00Z">
              <w:rPr>
                <w:rFonts w:eastAsia="Microsoft YaHei"/>
                <w:color w:val="FF0000"/>
              </w:rPr>
            </w:rPrChange>
          </w:rPr>
          <w:t xml:space="preserve">As part of the software installation, example python scripts are installed on the system.  These scripts can be found in the directory:  </w:t>
        </w:r>
        <w:r w:rsidRPr="008C4B8E">
          <w:rPr>
            <w:rFonts w:eastAsia="Microsoft YaHei"/>
            <w:b/>
            <w:bCs/>
            <w:rPrChange w:id="310" w:author="William Craig" w:date="2020-06-03T18:07:00Z">
              <w:rPr>
                <w:rFonts w:eastAsia="Microsoft YaHei"/>
                <w:b/>
                <w:bCs/>
                <w:color w:val="FF0000"/>
              </w:rPr>
            </w:rPrChange>
          </w:rPr>
          <w:t>/</w:t>
        </w:r>
        <w:proofErr w:type="spellStart"/>
        <w:r w:rsidRPr="008C4B8E">
          <w:rPr>
            <w:rFonts w:eastAsia="Microsoft YaHei"/>
            <w:b/>
            <w:bCs/>
            <w:rPrChange w:id="311" w:author="William Craig" w:date="2020-06-03T18:07:00Z">
              <w:rPr>
                <w:rFonts w:eastAsia="Microsoft YaHei"/>
                <w:b/>
                <w:bCs/>
                <w:color w:val="FF0000"/>
              </w:rPr>
            </w:rPrChange>
          </w:rPr>
          <w:t>usr</w:t>
        </w:r>
        <w:proofErr w:type="spellEnd"/>
        <w:r w:rsidRPr="008C4B8E">
          <w:rPr>
            <w:rFonts w:eastAsia="Microsoft YaHei"/>
            <w:b/>
            <w:bCs/>
            <w:rPrChange w:id="312" w:author="William Craig" w:date="2020-06-03T18:07:00Z">
              <w:rPr>
                <w:rFonts w:eastAsia="Microsoft YaHei"/>
                <w:b/>
                <w:bCs/>
                <w:color w:val="FF0000"/>
              </w:rPr>
            </w:rPrChange>
          </w:rPr>
          <w:t>/share/doc/avs4000/examples</w:t>
        </w:r>
      </w:ins>
    </w:p>
    <w:p w14:paraId="2AA044F6" w14:textId="77777777" w:rsidR="002D1F22" w:rsidRPr="008C4B8E" w:rsidRDefault="008C4B8E">
      <w:pPr>
        <w:pStyle w:val="BodyText"/>
        <w:rPr>
          <w:ins w:id="313" w:author="David Walsh" w:date="2020-05-14T18:32:00Z"/>
          <w:rPrChange w:id="314" w:author="William Craig" w:date="2020-06-03T18:07:00Z">
            <w:rPr>
              <w:ins w:id="315" w:author="David Walsh" w:date="2020-05-14T18:32:00Z"/>
              <w:color w:val="FF0000"/>
            </w:rPr>
          </w:rPrChange>
        </w:rPr>
      </w:pPr>
      <w:ins w:id="316" w:author="David Walsh" w:date="2020-05-14T18:31:00Z">
        <w:r w:rsidRPr="008C4B8E">
          <w:rPr>
            <w:rPrChange w:id="317" w:author="William Craig" w:date="2020-06-03T18:07:00Z">
              <w:rPr>
                <w:color w:val="FF0000"/>
              </w:rPr>
            </w:rPrChange>
          </w:rPr>
          <w:t>There are examples of accessing the API (Application Progra</w:t>
        </w:r>
      </w:ins>
      <w:ins w:id="318" w:author="David Walsh" w:date="2020-05-14T18:32:00Z">
        <w:r w:rsidRPr="008C4B8E">
          <w:rPr>
            <w:rPrChange w:id="319" w:author="William Craig" w:date="2020-06-03T18:07:00Z">
              <w:rPr>
                <w:color w:val="FF0000"/>
              </w:rPr>
            </w:rPrChange>
          </w:rPr>
          <w:t xml:space="preserve">mming </w:t>
        </w:r>
        <w:proofErr w:type="spellStart"/>
        <w:r w:rsidRPr="008C4B8E">
          <w:rPr>
            <w:rPrChange w:id="320" w:author="William Craig" w:date="2020-06-03T18:07:00Z">
              <w:rPr>
                <w:color w:val="FF0000"/>
              </w:rPr>
            </w:rPrChange>
          </w:rPr>
          <w:t>Interace</w:t>
        </w:r>
        <w:proofErr w:type="spellEnd"/>
        <w:r w:rsidRPr="008C4B8E">
          <w:rPr>
            <w:rPrChange w:id="321" w:author="William Craig" w:date="2020-06-03T18:07:00Z">
              <w:rPr>
                <w:color w:val="FF0000"/>
              </w:rPr>
            </w:rPrChange>
          </w:rPr>
          <w:t>) via python.</w:t>
        </w:r>
      </w:ins>
    </w:p>
    <w:p w14:paraId="618249F0" w14:textId="77777777" w:rsidR="002D1F22" w:rsidRPr="008C4B8E" w:rsidRDefault="008C4B8E">
      <w:pPr>
        <w:pStyle w:val="BodyText"/>
        <w:rPr>
          <w:ins w:id="322" w:author="David Walsh" w:date="2020-05-14T18:32:00Z"/>
          <w:rPrChange w:id="323" w:author="William Craig" w:date="2020-06-03T18:07:00Z">
            <w:rPr>
              <w:ins w:id="324" w:author="David Walsh" w:date="2020-05-14T18:32:00Z"/>
              <w:color w:val="FF0000"/>
            </w:rPr>
          </w:rPrChange>
        </w:rPr>
      </w:pPr>
      <w:ins w:id="325" w:author="David Walsh" w:date="2020-05-14T18:32:00Z">
        <w:r w:rsidRPr="008C4B8E">
          <w:rPr>
            <w:rPrChange w:id="326" w:author="William Craig" w:date="2020-06-03T18:07:00Z">
              <w:rPr>
                <w:color w:val="FF0000"/>
              </w:rPr>
            </w:rPrChange>
          </w:rPr>
          <w:t>The following command can be used to list the AVS-4000 devices connected to the system:</w:t>
        </w:r>
      </w:ins>
    </w:p>
    <w:p w14:paraId="5E5B5B58" w14:textId="77777777" w:rsidR="002D1F22" w:rsidRDefault="008C4B8E">
      <w:pPr>
        <w:pStyle w:val="PreformattedText"/>
      </w:pPr>
      <w:ins w:id="327" w:author="David Walsh" w:date="2020-05-14T18:32:00Z">
        <w:r>
          <w:t xml:space="preserve">$ </w:t>
        </w:r>
        <w:r>
          <w:rPr>
            <w:b/>
            <w:bCs/>
          </w:rPr>
          <w:t>/usr/share/doc/avs4000/examples/list.py</w:t>
        </w:r>
      </w:ins>
    </w:p>
    <w:p w14:paraId="71CC3308" w14:textId="77777777" w:rsidR="002D1F22" w:rsidRDefault="008C4B8E">
      <w:pPr>
        <w:pStyle w:val="PreformattedText"/>
      </w:pPr>
      <w:ins w:id="328" w:author="David Walsh" w:date="2020-05-14T18:32:00Z">
        <w:r>
          <w:t>DN=1: AVS4000 [SN000008]   READY</w:t>
        </w:r>
      </w:ins>
    </w:p>
    <w:p w14:paraId="41CEA19B" w14:textId="77777777" w:rsidR="002D1F22" w:rsidRPr="008C4B8E" w:rsidRDefault="008C4B8E">
      <w:pPr>
        <w:pStyle w:val="Heading3"/>
        <w:numPr>
          <w:ilvl w:val="2"/>
          <w:numId w:val="6"/>
        </w:numPr>
        <w:rPr>
          <w:rPrChange w:id="329" w:author="William Craig" w:date="2020-06-03T18:07:00Z">
            <w:rPr/>
          </w:rPrChange>
        </w:rPr>
      </w:pPr>
      <w:bookmarkStart w:id="330" w:name="_Toc32232222213"/>
      <w:ins w:id="331" w:author="David Walsh" w:date="2020-05-14T18:33:00Z">
        <w:r>
          <w:t xml:space="preserve">5.2.5 </w:t>
        </w:r>
        <w:bookmarkEnd w:id="330"/>
        <w:r w:rsidRPr="008C4B8E">
          <w:rPr>
            <w:rPrChange w:id="332" w:author="William Craig" w:date="2020-06-03T18:07:00Z">
              <w:rPr>
                <w:color w:val="FF0000"/>
              </w:rPr>
            </w:rPrChange>
          </w:rPr>
          <w:t>GNU Radio</w:t>
        </w:r>
      </w:ins>
    </w:p>
    <w:p w14:paraId="2F1AA022" w14:textId="77777777" w:rsidR="002D1F22" w:rsidRPr="008C4B8E" w:rsidRDefault="008C4B8E">
      <w:pPr>
        <w:pStyle w:val="BodyText"/>
        <w:rPr>
          <w:rPrChange w:id="333" w:author="William Craig" w:date="2020-06-03T18:07:00Z">
            <w:rPr/>
          </w:rPrChange>
        </w:rPr>
      </w:pPr>
      <w:ins w:id="334" w:author="David Walsh" w:date="2020-05-14T18:33:00Z">
        <w:r w:rsidRPr="008C4B8E">
          <w:rPr>
            <w:rFonts w:eastAsia="Microsoft YaHei"/>
            <w:rPrChange w:id="335" w:author="William Craig" w:date="2020-06-03T18:07:00Z">
              <w:rPr>
                <w:rFonts w:eastAsia="Microsoft YaHei"/>
                <w:color w:val="FF0000"/>
              </w:rPr>
            </w:rPrChange>
          </w:rPr>
          <w:t>In order to use GNU Radio, it needs to be installed on the system with the following command:</w:t>
        </w:r>
      </w:ins>
    </w:p>
    <w:p w14:paraId="2B7E169D" w14:textId="77777777" w:rsidR="002D1F22" w:rsidRDefault="008C4B8E">
      <w:pPr>
        <w:pStyle w:val="PreformattedText"/>
      </w:pPr>
      <w:ins w:id="336" w:author="David Walsh" w:date="2020-05-14T18:33:00Z">
        <w:r>
          <w:t xml:space="preserve">$ </w:t>
        </w:r>
        <w:proofErr w:type="spellStart"/>
        <w:r>
          <w:rPr>
            <w:b/>
            <w:bCs/>
          </w:rPr>
          <w:t>sudo</w:t>
        </w:r>
        <w:proofErr w:type="spellEnd"/>
        <w:r>
          <w:rPr>
            <w:b/>
            <w:bCs/>
          </w:rPr>
          <w:t xml:space="preserve"> apt install </w:t>
        </w:r>
        <w:proofErr w:type="spellStart"/>
        <w:r>
          <w:rPr>
            <w:b/>
            <w:bCs/>
          </w:rPr>
          <w:t>gnuradio</w:t>
        </w:r>
      </w:ins>
      <w:proofErr w:type="spellEnd"/>
    </w:p>
    <w:p w14:paraId="1F364BD8" w14:textId="77777777" w:rsidR="002D1F22" w:rsidRDefault="002D1F22">
      <w:pPr>
        <w:pStyle w:val="PreformattedText"/>
        <w:rPr>
          <w:ins w:id="337" w:author="David Walsh" w:date="2020-05-14T18:33:00Z"/>
          <w:rFonts w:eastAsia="Microsoft YaHei" w:cs="Mangal"/>
          <w:color w:val="FF0000"/>
          <w:sz w:val="24"/>
          <w:szCs w:val="24"/>
        </w:rPr>
      </w:pPr>
    </w:p>
    <w:p w14:paraId="010869E6" w14:textId="77777777" w:rsidR="002D1F22" w:rsidRPr="008C4B8E" w:rsidRDefault="008C4B8E">
      <w:pPr>
        <w:pStyle w:val="BodyText"/>
        <w:rPr>
          <w:rPrChange w:id="338" w:author="William Craig" w:date="2020-06-03T18:08:00Z">
            <w:rPr/>
          </w:rPrChange>
        </w:rPr>
      </w:pPr>
      <w:ins w:id="339" w:author="David Walsh" w:date="2020-05-14T18:33:00Z">
        <w:r w:rsidRPr="008C4B8E">
          <w:rPr>
            <w:rFonts w:eastAsia="Microsoft YaHei"/>
            <w:rPrChange w:id="340" w:author="William Craig" w:date="2020-06-03T18:08:00Z">
              <w:rPr>
                <w:rFonts w:eastAsia="Microsoft YaHei"/>
                <w:color w:val="FF0000"/>
              </w:rPr>
            </w:rPrChange>
          </w:rPr>
          <w:t>An example GNU Radio flow graph is included in the AVS-4000 software installation. To load the example, do following command to copy the flow graph to your home directory:</w:t>
        </w:r>
      </w:ins>
    </w:p>
    <w:p w14:paraId="3AD35A85" w14:textId="77777777" w:rsidR="002D1F22" w:rsidRDefault="008C4B8E">
      <w:pPr>
        <w:pStyle w:val="PreformattedText"/>
      </w:pPr>
      <w:ins w:id="341" w:author="David Walsh" w:date="2020-05-14T18:33:00Z">
        <w:r>
          <w:t xml:space="preserve">$ </w:t>
        </w:r>
        <w:r>
          <w:rPr>
            <w:b/>
            <w:bCs/>
          </w:rPr>
          <w:t>cd</w:t>
        </w:r>
      </w:ins>
    </w:p>
    <w:p w14:paraId="59448279" w14:textId="77777777" w:rsidR="002D1F22" w:rsidRDefault="008C4B8E">
      <w:pPr>
        <w:pStyle w:val="PreformattedText"/>
      </w:pPr>
      <w:ins w:id="342" w:author="David Walsh" w:date="2020-05-14T18:33:00Z">
        <w:r>
          <w:t xml:space="preserve">$ </w:t>
        </w:r>
        <w:proofErr w:type="spellStart"/>
        <w:r>
          <w:rPr>
            <w:b/>
            <w:bCs/>
          </w:rPr>
          <w:t>zcat</w:t>
        </w:r>
        <w:proofErr w:type="spellEnd"/>
        <w:r>
          <w:rPr>
            <w:b/>
            <w:bCs/>
          </w:rPr>
          <w:t xml:space="preserve"> /</w:t>
        </w:r>
        <w:proofErr w:type="spellStart"/>
        <w:r>
          <w:rPr>
            <w:b/>
            <w:bCs/>
          </w:rPr>
          <w:t>usr</w:t>
        </w:r>
        <w:proofErr w:type="spellEnd"/>
        <w:r>
          <w:rPr>
            <w:b/>
            <w:bCs/>
          </w:rPr>
          <w:t>/share/doc/gr-avs4000/examples/avs4000LoopbackEx.grc.gz &gt; \</w:t>
        </w:r>
      </w:ins>
    </w:p>
    <w:p w14:paraId="344E3F50" w14:textId="77777777" w:rsidR="002D1F22" w:rsidRDefault="008C4B8E">
      <w:pPr>
        <w:pStyle w:val="PreformattedText"/>
      </w:pPr>
      <w:ins w:id="343" w:author="David Walsh" w:date="2020-05-14T18:33:00Z">
        <w:r>
          <w:rPr>
            <w:b/>
            <w:bCs/>
          </w:rPr>
          <w:t xml:space="preserve">       avs4000LoopbackEx.grc</w:t>
        </w:r>
      </w:ins>
    </w:p>
    <w:p w14:paraId="38DFB45C" w14:textId="77777777" w:rsidR="002D1F22" w:rsidRDefault="002D1F22">
      <w:pPr>
        <w:pStyle w:val="PreformattedText"/>
        <w:rPr>
          <w:ins w:id="344" w:author="David Walsh" w:date="2020-05-14T18:33:00Z"/>
          <w:b/>
          <w:bCs/>
        </w:rPr>
      </w:pPr>
    </w:p>
    <w:p w14:paraId="7916EE28" w14:textId="77777777" w:rsidR="002D1F22" w:rsidRPr="008C4B8E" w:rsidRDefault="008C4B8E">
      <w:pPr>
        <w:pStyle w:val="BodyText"/>
        <w:rPr>
          <w:rPrChange w:id="345" w:author="William Craig" w:date="2020-06-03T18:08:00Z">
            <w:rPr/>
          </w:rPrChange>
        </w:rPr>
      </w:pPr>
      <w:ins w:id="346" w:author="David Walsh" w:date="2020-05-14T18:33:00Z">
        <w:r w:rsidRPr="008C4B8E">
          <w:rPr>
            <w:rFonts w:eastAsia="Microsoft YaHei"/>
            <w:rPrChange w:id="347" w:author="William Craig" w:date="2020-06-03T18:08:00Z">
              <w:rPr>
                <w:rFonts w:eastAsia="Microsoft YaHei"/>
                <w:color w:val="FF0000"/>
              </w:rPr>
            </w:rPrChange>
          </w:rPr>
          <w:t>Next, launch GNU Radio Companion.</w:t>
        </w:r>
      </w:ins>
    </w:p>
    <w:p w14:paraId="7FBB7255" w14:textId="77777777" w:rsidR="002D1F22" w:rsidRPr="008C4B8E" w:rsidDel="001B1FE0" w:rsidRDefault="008C4B8E">
      <w:pPr>
        <w:pStyle w:val="BodyText"/>
        <w:rPr>
          <w:del w:id="348" w:author="William Craig" w:date="2020-06-04T08:58:00Z"/>
          <w:rPrChange w:id="349" w:author="William Craig" w:date="2020-06-03T18:08:00Z">
            <w:rPr>
              <w:del w:id="350" w:author="William Craig" w:date="2020-06-04T08:58:00Z"/>
            </w:rPr>
          </w:rPrChange>
        </w:rPr>
      </w:pPr>
      <w:ins w:id="351" w:author="David Walsh" w:date="2020-05-14T18:33:00Z">
        <w:r w:rsidRPr="008C4B8E">
          <w:rPr>
            <w:rFonts w:eastAsia="Microsoft YaHei"/>
            <w:rPrChange w:id="352" w:author="William Craig" w:date="2020-06-03T18:08:00Z">
              <w:rPr>
                <w:rFonts w:eastAsia="Microsoft YaHei"/>
                <w:color w:val="FF0000"/>
              </w:rPr>
            </w:rPrChange>
          </w:rPr>
          <w:t xml:space="preserve">From GNU Radio Companion, go to the menu, FILE-&gt;OPEN, navigate to your home directory and select </w:t>
        </w:r>
      </w:ins>
      <w:ins w:id="353" w:author="David Walsh" w:date="2020-05-14T18:44:00Z">
        <w:r w:rsidRPr="008C4B8E">
          <w:rPr>
            <w:rFonts w:eastAsia="Microsoft YaHei"/>
            <w:i/>
            <w:iCs/>
            <w:rPrChange w:id="354" w:author="William Craig" w:date="2020-06-03T18:08:00Z">
              <w:rPr>
                <w:rFonts w:eastAsia="Microsoft YaHei"/>
                <w:i/>
                <w:iCs/>
                <w:color w:val="FF0000"/>
              </w:rPr>
            </w:rPrChange>
          </w:rPr>
          <w:t xml:space="preserve">avs4000LoopbackEx.grc. </w:t>
        </w:r>
      </w:ins>
    </w:p>
    <w:p w14:paraId="551E262E" w14:textId="77777777" w:rsidR="002D1F22" w:rsidDel="001B1FE0" w:rsidRDefault="002D1F22">
      <w:pPr>
        <w:pStyle w:val="BodyText"/>
        <w:rPr>
          <w:ins w:id="355" w:author="David Walsh" w:date="2020-05-14T19:05:00Z"/>
          <w:del w:id="356" w:author="William Craig" w:date="2020-06-04T08:58:00Z"/>
          <w:color w:val="FF0000"/>
        </w:rPr>
      </w:pPr>
    </w:p>
    <w:p w14:paraId="00ABA3EF" w14:textId="0914C521" w:rsidR="002D1F22" w:rsidDel="001B1FE0" w:rsidRDefault="002D1F22">
      <w:pPr>
        <w:pStyle w:val="BodyText"/>
        <w:rPr>
          <w:ins w:id="357" w:author="David Walsh" w:date="2020-05-14T19:05:00Z"/>
          <w:del w:id="358" w:author="William Craig" w:date="2020-06-04T08:58:00Z"/>
          <w:color w:val="FF0000"/>
        </w:rPr>
      </w:pPr>
    </w:p>
    <w:p w14:paraId="53BCA68B" w14:textId="77777777" w:rsidR="002D1F22" w:rsidRDefault="002D1F22">
      <w:pPr>
        <w:pStyle w:val="BodyText"/>
        <w:rPr>
          <w:ins w:id="359" w:author="David Walsh" w:date="2020-05-14T19:05:00Z"/>
          <w:color w:val="FF0000"/>
        </w:rPr>
      </w:pPr>
    </w:p>
    <w:p w14:paraId="074E0E79" w14:textId="77777777" w:rsidR="002D1F22" w:rsidRPr="008C4B8E" w:rsidRDefault="008C4B8E">
      <w:pPr>
        <w:pStyle w:val="BodyText"/>
        <w:rPr>
          <w:ins w:id="360" w:author="David Walsh" w:date="2020-05-14T19:05:00Z"/>
          <w:rPrChange w:id="361" w:author="William Craig" w:date="2020-06-03T18:08:00Z">
            <w:rPr>
              <w:ins w:id="362" w:author="David Walsh" w:date="2020-05-14T19:05:00Z"/>
              <w:color w:val="FF0000"/>
            </w:rPr>
          </w:rPrChange>
        </w:rPr>
      </w:pPr>
      <w:ins w:id="363" w:author="David Walsh" w:date="2020-05-14T19:05:00Z">
        <w:r w:rsidRPr="008C4B8E">
          <w:rPr>
            <w:rPrChange w:id="364" w:author="William Craig" w:date="2020-06-03T18:08:00Z">
              <w:rPr>
                <w:color w:val="FF0000"/>
              </w:rPr>
            </w:rPrChange>
          </w:rPr>
          <w:t>Below is an image of the example loopback flowgraph.  A signal source block generates a signal that is transmitted by the AVS4000TX block.  An AVS4000RX block has its output connected to a Time Sink and Frequency Sink.  If the AVS-4000 has a physical loopback connecting the TX to RX SMAs then the GNU Radio signal source will be displayed via the Time &amp; Frequency Sink.</w:t>
        </w:r>
      </w:ins>
    </w:p>
    <w:p w14:paraId="588DED14" w14:textId="77777777" w:rsidR="002D1F22" w:rsidRDefault="002D1F22">
      <w:pPr>
        <w:pStyle w:val="BodyText"/>
        <w:rPr>
          <w:del w:id="365" w:author="David Walsh" w:date="2020-05-14T19:09:00Z"/>
          <w:color w:val="FF0000"/>
        </w:rPr>
      </w:pPr>
    </w:p>
    <w:p w14:paraId="57CD1026" w14:textId="77777777" w:rsidR="002D1F22" w:rsidRDefault="002D1F22">
      <w:pPr>
        <w:pStyle w:val="BodyText"/>
        <w:rPr>
          <w:color w:val="FF0000"/>
        </w:rPr>
      </w:pPr>
    </w:p>
    <w:p w14:paraId="70F1739E" w14:textId="77777777" w:rsidR="002D1F22" w:rsidRDefault="008C4B8E">
      <w:pPr>
        <w:pStyle w:val="BodyText"/>
        <w:rPr>
          <w:ins w:id="366" w:author="David Walsh" w:date="2020-05-14T19:00:00Z"/>
          <w:color w:val="FF0000"/>
        </w:rPr>
      </w:pPr>
      <w:ins w:id="367" w:author="David Walsh" w:date="2020-05-14T19:00:00Z">
        <w:r>
          <w:rPr>
            <w:noProof/>
            <w:color w:val="FF0000"/>
          </w:rPr>
          <w:drawing>
            <wp:anchor distT="0" distB="0" distL="0" distR="0" simplePos="0" relativeHeight="67" behindDoc="0" locked="0" layoutInCell="1" allowOverlap="1" wp14:anchorId="3BB2A411" wp14:editId="4F4D021B">
              <wp:simplePos x="0" y="0"/>
              <wp:positionH relativeFrom="column">
                <wp:align>center</wp:align>
              </wp:positionH>
              <wp:positionV relativeFrom="paragraph">
                <wp:posOffset>635</wp:posOffset>
              </wp:positionV>
              <wp:extent cx="6332220" cy="3957320"/>
              <wp:effectExtent l="0" t="0" r="0" b="0"/>
              <wp:wrapSquare wrapText="largest"/>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7"/>
                      <a:stretch>
                        <a:fillRect/>
                      </a:stretch>
                    </pic:blipFill>
                    <pic:spPr bwMode="auto">
                      <a:xfrm>
                        <a:off x="0" y="0"/>
                        <a:ext cx="6332220" cy="3957320"/>
                      </a:xfrm>
                      <a:prstGeom prst="rect">
                        <a:avLst/>
                      </a:prstGeom>
                    </pic:spPr>
                  </pic:pic>
                </a:graphicData>
              </a:graphic>
            </wp:anchor>
          </w:drawing>
        </w:r>
      </w:ins>
      <w:r>
        <w:br w:type="page"/>
      </w:r>
    </w:p>
    <w:p w14:paraId="79ED713A" w14:textId="77777777" w:rsidR="002D1F22" w:rsidRDefault="008C4B8E">
      <w:pPr>
        <w:pStyle w:val="BodyText"/>
        <w:rPr>
          <w:ins w:id="368" w:author="David Walsh" w:date="2020-05-14T19:11:00Z"/>
          <w:rFonts w:eastAsia="Microsoft YaHei"/>
        </w:rPr>
      </w:pPr>
      <w:ins w:id="369" w:author="David Walsh" w:date="2020-05-14T19:09:00Z">
        <w:r>
          <w:rPr>
            <w:rFonts w:eastAsia="Microsoft YaHei"/>
          </w:rPr>
          <w:lastRenderedPageBreak/>
          <w:t>When the flowgraph is executed, two windows will b</w:t>
        </w:r>
      </w:ins>
      <w:ins w:id="370" w:author="David Walsh" w:date="2020-05-14T19:10:00Z">
        <w:r>
          <w:rPr>
            <w:rFonts w:eastAsia="Microsoft YaHei"/>
          </w:rPr>
          <w:t xml:space="preserve">e displayed. The first is a window labeled </w:t>
        </w:r>
        <w:r>
          <w:rPr>
            <w:rFonts w:eastAsia="Microsoft YaHei"/>
            <w:i/>
            <w:iCs/>
          </w:rPr>
          <w:t>Top Block</w:t>
        </w:r>
        <w:r>
          <w:rPr>
            <w:rFonts w:eastAsia="Microsoft YaHei"/>
          </w:rPr>
          <w:t xml:space="preserve">. This window will display the Time &amp; Frequency of the RX signal.  The second window labeled, </w:t>
        </w:r>
        <w:r>
          <w:rPr>
            <w:rFonts w:eastAsia="Microsoft YaHei"/>
            <w:i/>
            <w:iCs/>
          </w:rPr>
          <w:t xml:space="preserve">AVS4000, </w:t>
        </w:r>
      </w:ins>
      <w:ins w:id="371" w:author="David Walsh" w:date="2020-05-14T19:11:00Z">
        <w:r>
          <w:rPr>
            <w:rFonts w:eastAsia="Microsoft YaHei"/>
          </w:rPr>
          <w:t>displays status information about the AVS-4000.</w:t>
        </w:r>
      </w:ins>
    </w:p>
    <w:p w14:paraId="251DAF97" w14:textId="77777777" w:rsidR="002D1F22" w:rsidRDefault="008C4B8E">
      <w:pPr>
        <w:pStyle w:val="BodyText"/>
        <w:rPr>
          <w:ins w:id="372" w:author="David Walsh" w:date="2020-05-14T19:11:00Z"/>
          <w:rFonts w:eastAsia="Microsoft YaHei"/>
        </w:rPr>
      </w:pPr>
      <w:ins w:id="373" w:author="David Walsh" w:date="2020-05-14T19:11:00Z">
        <w:r>
          <w:rPr>
            <w:rFonts w:eastAsia="Microsoft YaHei"/>
            <w:noProof/>
          </w:rPr>
          <w:drawing>
            <wp:anchor distT="0" distB="0" distL="0" distR="0" simplePos="0" relativeHeight="68" behindDoc="0" locked="0" layoutInCell="1" allowOverlap="1" wp14:anchorId="5856AF28" wp14:editId="108A7A36">
              <wp:simplePos x="0" y="0"/>
              <wp:positionH relativeFrom="column">
                <wp:posOffset>-9525</wp:posOffset>
              </wp:positionH>
              <wp:positionV relativeFrom="paragraph">
                <wp:posOffset>39370</wp:posOffset>
              </wp:positionV>
              <wp:extent cx="6332220" cy="3957320"/>
              <wp:effectExtent l="0" t="0" r="0" b="0"/>
              <wp:wrapSquare wrapText="largest"/>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28"/>
                      <a:stretch>
                        <a:fillRect/>
                      </a:stretch>
                    </pic:blipFill>
                    <pic:spPr bwMode="auto">
                      <a:xfrm>
                        <a:off x="0" y="0"/>
                        <a:ext cx="6332220" cy="3957320"/>
                      </a:xfrm>
                      <a:prstGeom prst="rect">
                        <a:avLst/>
                      </a:prstGeom>
                    </pic:spPr>
                  </pic:pic>
                </a:graphicData>
              </a:graphic>
            </wp:anchor>
          </w:drawing>
        </w:r>
      </w:ins>
    </w:p>
    <w:p w14:paraId="7EE5EE85" w14:textId="463E35CF" w:rsidR="002D1F22" w:rsidDel="001B1FE0" w:rsidRDefault="002D1F22">
      <w:pPr>
        <w:pStyle w:val="BodyText"/>
        <w:rPr>
          <w:ins w:id="374" w:author="David Walsh" w:date="2020-05-14T18:59:00Z"/>
          <w:del w:id="375" w:author="William Craig" w:date="2020-06-04T09:01:00Z"/>
          <w:rFonts w:eastAsia="Microsoft YaHei"/>
        </w:rPr>
      </w:pPr>
    </w:p>
    <w:p w14:paraId="55FC6D22" w14:textId="77777777" w:rsidR="002D1F22" w:rsidRDefault="002D1F22">
      <w:pPr>
        <w:pStyle w:val="BodyText"/>
        <w:rPr>
          <w:del w:id="376" w:author="David Walsh" w:date="2020-05-13T18:02:00Z"/>
          <w:color w:val="FF0000"/>
        </w:rPr>
      </w:pPr>
    </w:p>
    <w:p w14:paraId="4FF3A544" w14:textId="77777777" w:rsidR="002D1F22" w:rsidRDefault="008C4B8E">
      <w:pPr>
        <w:pStyle w:val="BodyText"/>
        <w:rPr>
          <w:del w:id="377" w:author="David Walsh" w:date="2020-05-14T18:04:00Z"/>
          <w:color w:val="FF0000"/>
        </w:rPr>
      </w:pPr>
      <w:bookmarkStart w:id="378" w:name="_Toc32232225"/>
      <w:bookmarkStart w:id="379" w:name="_Toc3223222411111111111111111"/>
      <w:bookmarkEnd w:id="378"/>
      <w:del w:id="380" w:author="David Walsh" w:date="2020-05-13T17:55:00Z">
        <w:r>
          <w:delText>5.2.6 Configure the Host</w:delText>
        </w:r>
        <w:bookmarkEnd w:id="379"/>
        <w:r>
          <w:delText xml:space="preserve"> </w:delText>
        </w:r>
      </w:del>
    </w:p>
    <w:p w14:paraId="5117FB77" w14:textId="77777777" w:rsidR="002D1F22" w:rsidRDefault="008C4B8E">
      <w:pPr>
        <w:pStyle w:val="BodyText"/>
        <w:rPr>
          <w:del w:id="381" w:author="David Walsh" w:date="2020-05-14T18:04:00Z"/>
          <w:color w:val="FF0000"/>
        </w:rPr>
      </w:pPr>
      <w:del w:id="382" w:author="David Walsh" w:date="2020-05-13T17:55:00Z">
        <w:r>
          <w:rPr>
            <w:color w:val="FF0000"/>
          </w:rPr>
          <w:delText>Configure the Host</w:delText>
        </w:r>
      </w:del>
    </w:p>
    <w:p w14:paraId="2016F54D" w14:textId="77777777" w:rsidR="002D1F22" w:rsidRDefault="008C4B8E">
      <w:pPr>
        <w:pStyle w:val="BodyText"/>
        <w:rPr>
          <w:del w:id="383" w:author="David Walsh" w:date="2020-05-14T18:04:00Z"/>
          <w:color w:val="FF0000"/>
        </w:rPr>
      </w:pPr>
      <w:del w:id="384" w:author="David Walsh" w:date="2020-05-13T17:55:00Z">
        <w:r>
          <w:rPr>
            <w:color w:val="FF0000"/>
          </w:rPr>
          <w:delText>Give Users Access to USB.</w:delText>
        </w:r>
      </w:del>
    </w:p>
    <w:p w14:paraId="2BCD421F" w14:textId="77777777" w:rsidR="002D1F22" w:rsidRDefault="008C4B8E">
      <w:pPr>
        <w:pStyle w:val="BodyText"/>
        <w:rPr>
          <w:del w:id="385" w:author="David Walsh" w:date="2020-05-14T18:35:00Z"/>
          <w:color w:val="FF0000"/>
        </w:rPr>
      </w:pPr>
      <w:del w:id="386" w:author="David Walsh" w:date="2020-05-13T17:55:00Z">
        <w:r>
          <w:rPr>
            <w:color w:val="FF0000"/>
          </w:rPr>
          <w:delText>????</w:delText>
        </w:r>
      </w:del>
    </w:p>
    <w:p w14:paraId="7C6E6D1C" w14:textId="03EA20B2" w:rsidR="002D1F22" w:rsidDel="001B1FE0" w:rsidRDefault="008C4B8E">
      <w:pPr>
        <w:pStyle w:val="BodyText"/>
        <w:rPr>
          <w:del w:id="387" w:author="William Craig" w:date="2020-06-04T08:59:00Z"/>
        </w:rPr>
      </w:pPr>
      <w:del w:id="388" w:author="William Craig" w:date="2020-06-04T08:59:00Z">
        <w:r w:rsidDel="001B1FE0">
          <w:delText>5.3 Hardware Setup</w:delText>
        </w:r>
      </w:del>
    </w:p>
    <w:p w14:paraId="335CC0CF" w14:textId="692EF6B0" w:rsidR="002D1F22" w:rsidDel="00D826DC" w:rsidRDefault="008C4B8E">
      <w:pPr>
        <w:rPr>
          <w:moveFrom w:id="389" w:author="William Craig" w:date="2020-06-04T08:54:00Z"/>
        </w:rPr>
      </w:pPr>
      <w:moveFromRangeStart w:id="390" w:author="William Craig" w:date="2020-06-04T08:54:00Z" w:name="move42153301"/>
      <w:moveFrom w:id="391" w:author="William Craig" w:date="2020-06-04T08:54:00Z">
        <w:r w:rsidDel="00D826DC">
          <w:t>Connect the USB Type-C end of the cable provided to the AVS-4000.  Connector the USB 3.1 Type A end of the cable to the host.  For the initial system test, connect a Male SMA to Male SMA cable between the RX/TX and TX SMA connectors of the AVS-4000.</w:t>
        </w:r>
      </w:moveFrom>
    </w:p>
    <w:moveFromRangeEnd w:id="390"/>
    <w:p w14:paraId="085DA5EF" w14:textId="47F4FCD8" w:rsidR="002D1F22" w:rsidDel="001B1FE0" w:rsidRDefault="002D1F22">
      <w:pPr>
        <w:rPr>
          <w:del w:id="392" w:author="William Craig" w:date="2020-06-04T08:59:00Z"/>
        </w:rPr>
      </w:pPr>
    </w:p>
    <w:p w14:paraId="0BB38869" w14:textId="1C94BC71" w:rsidR="002D1F22" w:rsidDel="001B1FE0" w:rsidRDefault="002D1F22">
      <w:pPr>
        <w:rPr>
          <w:del w:id="393" w:author="William Craig" w:date="2020-06-04T08:59:00Z"/>
        </w:rPr>
      </w:pPr>
    </w:p>
    <w:p w14:paraId="0184DBAC" w14:textId="110E09F4" w:rsidR="002D1F22" w:rsidDel="001B1FE0" w:rsidRDefault="002D1F22">
      <w:pPr>
        <w:rPr>
          <w:del w:id="394" w:author="William Craig" w:date="2020-06-04T08:59:00Z"/>
        </w:rPr>
      </w:pPr>
    </w:p>
    <w:p w14:paraId="60EBF973" w14:textId="62A09361" w:rsidR="002D1F22" w:rsidDel="001B1FE0" w:rsidRDefault="002D1F22">
      <w:pPr>
        <w:rPr>
          <w:del w:id="395" w:author="William Craig" w:date="2020-06-04T08:59:00Z"/>
        </w:rPr>
      </w:pPr>
    </w:p>
    <w:p w14:paraId="57CD91CF" w14:textId="4542E3DA" w:rsidR="002D1F22" w:rsidDel="001B1FE0" w:rsidRDefault="002D1F22">
      <w:pPr>
        <w:rPr>
          <w:del w:id="396" w:author="William Craig" w:date="2020-06-04T08:59:00Z"/>
        </w:rPr>
      </w:pPr>
    </w:p>
    <w:p w14:paraId="045FA01F" w14:textId="322C0673" w:rsidR="002D1F22" w:rsidDel="001B1FE0" w:rsidRDefault="002D1F22">
      <w:pPr>
        <w:rPr>
          <w:del w:id="397" w:author="William Craig" w:date="2020-06-04T08:59:00Z"/>
        </w:rPr>
      </w:pPr>
    </w:p>
    <w:p w14:paraId="638E8AA5" w14:textId="5E0044F7" w:rsidR="002D1F22" w:rsidDel="001B1FE0" w:rsidRDefault="002D1F22">
      <w:pPr>
        <w:rPr>
          <w:del w:id="398" w:author="William Craig" w:date="2020-06-04T08:59:00Z"/>
        </w:rPr>
      </w:pPr>
    </w:p>
    <w:p w14:paraId="6E69BD6C" w14:textId="77777777" w:rsidR="002D1F22" w:rsidDel="00CB260E" w:rsidRDefault="002D1F22">
      <w:pPr>
        <w:rPr>
          <w:del w:id="399" w:author="William Craig" w:date="2020-06-03T18:35:00Z"/>
        </w:rPr>
      </w:pPr>
    </w:p>
    <w:p w14:paraId="6994BE22" w14:textId="77777777" w:rsidR="002D1F22" w:rsidDel="00CB260E" w:rsidRDefault="002D1F22">
      <w:pPr>
        <w:rPr>
          <w:del w:id="400" w:author="William Craig" w:date="2020-06-03T18:35:00Z"/>
        </w:rPr>
      </w:pPr>
    </w:p>
    <w:p w14:paraId="0A4F1FC2" w14:textId="77777777" w:rsidR="002D1F22" w:rsidDel="00CB260E" w:rsidRDefault="002D1F22">
      <w:pPr>
        <w:rPr>
          <w:del w:id="401" w:author="William Craig" w:date="2020-06-03T18:35:00Z"/>
        </w:rPr>
      </w:pPr>
    </w:p>
    <w:p w14:paraId="1881FD31" w14:textId="77777777" w:rsidR="002D1F22" w:rsidDel="00CB260E" w:rsidRDefault="002D1F22">
      <w:pPr>
        <w:rPr>
          <w:del w:id="402" w:author="William Craig" w:date="2020-06-03T18:35:00Z"/>
        </w:rPr>
      </w:pPr>
    </w:p>
    <w:p w14:paraId="4DDAFE9E" w14:textId="77777777" w:rsidR="002D1F22" w:rsidDel="00CB260E" w:rsidRDefault="002D1F22">
      <w:pPr>
        <w:rPr>
          <w:del w:id="403" w:author="William Craig" w:date="2020-06-03T18:35:00Z"/>
        </w:rPr>
      </w:pPr>
    </w:p>
    <w:p w14:paraId="6566C79E" w14:textId="77777777" w:rsidR="002D1F22" w:rsidDel="00CB260E" w:rsidRDefault="002D1F22">
      <w:pPr>
        <w:rPr>
          <w:del w:id="404" w:author="William Craig" w:date="2020-06-03T18:35:00Z"/>
        </w:rPr>
      </w:pPr>
    </w:p>
    <w:p w14:paraId="3304D888" w14:textId="77777777" w:rsidR="002D1F22" w:rsidDel="00CB260E" w:rsidRDefault="002D1F22">
      <w:pPr>
        <w:rPr>
          <w:del w:id="405" w:author="William Craig" w:date="2020-06-03T18:35:00Z"/>
        </w:rPr>
      </w:pPr>
    </w:p>
    <w:p w14:paraId="5BF3B4F8" w14:textId="77777777" w:rsidR="002D1F22" w:rsidDel="00CB260E" w:rsidRDefault="002D1F22">
      <w:pPr>
        <w:rPr>
          <w:del w:id="406" w:author="William Craig" w:date="2020-06-03T18:35:00Z"/>
        </w:rPr>
      </w:pPr>
    </w:p>
    <w:p w14:paraId="2F726696" w14:textId="77777777" w:rsidR="002D1F22" w:rsidDel="00CB260E" w:rsidRDefault="002D1F22">
      <w:pPr>
        <w:rPr>
          <w:del w:id="407" w:author="William Craig" w:date="2020-06-03T18:35:00Z"/>
        </w:rPr>
      </w:pPr>
    </w:p>
    <w:p w14:paraId="52D64FD3" w14:textId="77777777" w:rsidR="002D1F22" w:rsidDel="00CB260E" w:rsidRDefault="002D1F22">
      <w:pPr>
        <w:rPr>
          <w:del w:id="408" w:author="William Craig" w:date="2020-06-03T18:35:00Z"/>
        </w:rPr>
      </w:pPr>
    </w:p>
    <w:p w14:paraId="02C12880" w14:textId="77777777" w:rsidR="002D1F22" w:rsidDel="00CB260E" w:rsidRDefault="002D1F22">
      <w:pPr>
        <w:rPr>
          <w:del w:id="409" w:author="William Craig" w:date="2020-06-03T18:35:00Z"/>
        </w:rPr>
      </w:pPr>
    </w:p>
    <w:p w14:paraId="473B579E" w14:textId="77777777" w:rsidR="002D1F22" w:rsidDel="00CB260E" w:rsidRDefault="002D1F22">
      <w:pPr>
        <w:rPr>
          <w:del w:id="410" w:author="William Craig" w:date="2020-06-03T18:34:00Z"/>
        </w:rPr>
      </w:pPr>
    </w:p>
    <w:p w14:paraId="4A9D2D2E" w14:textId="77777777" w:rsidR="002D1F22" w:rsidDel="00CB260E" w:rsidRDefault="002D1F22">
      <w:pPr>
        <w:rPr>
          <w:del w:id="411" w:author="William Craig" w:date="2020-06-03T18:34:00Z"/>
        </w:rPr>
      </w:pPr>
    </w:p>
    <w:p w14:paraId="0ADB13F5" w14:textId="77777777" w:rsidR="002D1F22" w:rsidDel="00CB260E" w:rsidRDefault="002D1F22">
      <w:pPr>
        <w:rPr>
          <w:del w:id="412" w:author="William Craig" w:date="2020-06-03T18:34:00Z"/>
        </w:rPr>
      </w:pPr>
    </w:p>
    <w:p w14:paraId="1199541B" w14:textId="77777777" w:rsidR="002D1F22" w:rsidDel="00CB260E" w:rsidRDefault="002D1F22">
      <w:pPr>
        <w:rPr>
          <w:del w:id="413" w:author="William Craig" w:date="2020-06-03T18:34:00Z"/>
        </w:rPr>
      </w:pPr>
    </w:p>
    <w:p w14:paraId="423C48D4" w14:textId="4B6293BE" w:rsidR="002D1F22" w:rsidDel="001B1FE0" w:rsidRDefault="002D1F22">
      <w:pPr>
        <w:rPr>
          <w:del w:id="414" w:author="William Craig" w:date="2020-06-04T08:59:00Z"/>
        </w:rPr>
      </w:pPr>
    </w:p>
    <w:p w14:paraId="1DC2CFA0" w14:textId="1FCABBF6" w:rsidR="002D1F22" w:rsidDel="001B1FE0" w:rsidRDefault="002D1F22">
      <w:pPr>
        <w:rPr>
          <w:del w:id="415" w:author="William Craig" w:date="2020-06-04T08:59:00Z"/>
        </w:rPr>
      </w:pPr>
    </w:p>
    <w:p w14:paraId="55A3E219" w14:textId="1FB8C328" w:rsidR="002D1F22" w:rsidDel="001B1FE0" w:rsidRDefault="008C4B8E">
      <w:pPr>
        <w:pStyle w:val="Heading3"/>
        <w:numPr>
          <w:ilvl w:val="2"/>
          <w:numId w:val="6"/>
        </w:numPr>
        <w:rPr>
          <w:del w:id="416" w:author="William Craig" w:date="2020-06-04T09:00:00Z"/>
        </w:rPr>
      </w:pPr>
      <w:bookmarkStart w:id="417" w:name="__RefHeading___Toc2597_3736658812"/>
      <w:bookmarkStart w:id="418" w:name="_Toc32232226"/>
      <w:bookmarkEnd w:id="417"/>
      <w:del w:id="419" w:author="William Craig" w:date="2020-06-04T09:00:00Z">
        <w:r w:rsidDel="001B1FE0">
          <w:delText>5.3 Initial System Test</w:delText>
        </w:r>
        <w:bookmarkEnd w:id="418"/>
      </w:del>
    </w:p>
    <w:p w14:paraId="0B25C309" w14:textId="183A9264" w:rsidR="002D1F22" w:rsidDel="001B1FE0" w:rsidRDefault="008C4B8E">
      <w:pPr>
        <w:pStyle w:val="BodyText"/>
        <w:rPr>
          <w:del w:id="420" w:author="William Craig" w:date="2020-06-04T09:00:00Z"/>
        </w:rPr>
      </w:pPr>
      <w:del w:id="421" w:author="William Craig" w:date="2020-06-04T09:00:00Z">
        <w:r w:rsidDel="001B1FE0">
          <w:delText>The AVS4000 software installation should have placed avs4000d in /usr/local/bin/.  Therefore, you should be able to run avs4000d from any direct</w:delText>
        </w:r>
      </w:del>
      <w:del w:id="422" w:author="William Craig" w:date="2020-06-03T18:34:00Z">
        <w:r w:rsidDel="00CB260E">
          <w:delText>ly</w:delText>
        </w:r>
      </w:del>
      <w:del w:id="423" w:author="William Craig" w:date="2020-06-04T09:00:00Z">
        <w:r w:rsidDel="001B1FE0">
          <w:delText>.</w:delText>
        </w:r>
      </w:del>
    </w:p>
    <w:p w14:paraId="42B7DD9A" w14:textId="54F07D60" w:rsidR="002D1F22" w:rsidDel="001B1FE0" w:rsidRDefault="008C4B8E">
      <w:pPr>
        <w:pStyle w:val="BodyText"/>
        <w:numPr>
          <w:ilvl w:val="0"/>
          <w:numId w:val="5"/>
        </w:numPr>
        <w:rPr>
          <w:del w:id="424" w:author="William Craig" w:date="2020-06-04T09:00:00Z"/>
          <w:sz w:val="20"/>
          <w:szCs w:val="20"/>
        </w:rPr>
      </w:pPr>
      <w:del w:id="425" w:author="William Craig" w:date="2020-06-04T09:00:00Z">
        <w:r w:rsidDel="001B1FE0">
          <w:rPr>
            <w:sz w:val="20"/>
            <w:szCs w:val="20"/>
          </w:rPr>
          <w:delText>Open a terminal in Ubuntu by clicking the Show Applications button in the bottom left and searching for “</w:delText>
        </w:r>
      </w:del>
      <w:del w:id="426" w:author="William Craig" w:date="2020-06-03T18:34:00Z">
        <w:r w:rsidDel="00CB260E">
          <w:rPr>
            <w:sz w:val="20"/>
            <w:szCs w:val="20"/>
          </w:rPr>
          <w:delText>teriminal</w:delText>
        </w:r>
      </w:del>
      <w:del w:id="427" w:author="William Craig" w:date="2020-06-04T09:00:00Z">
        <w:r w:rsidDel="001B1FE0">
          <w:rPr>
            <w:sz w:val="20"/>
            <w:szCs w:val="20"/>
          </w:rPr>
          <w:delText>”.  Clock on the “Terminal” option without any additional nomenclature that pops up.</w:delText>
        </w:r>
      </w:del>
    </w:p>
    <w:p w14:paraId="22BD32AA" w14:textId="17914952" w:rsidR="002D1F22" w:rsidDel="001B1FE0" w:rsidRDefault="008C4B8E">
      <w:pPr>
        <w:pStyle w:val="BodyText"/>
        <w:numPr>
          <w:ilvl w:val="0"/>
          <w:numId w:val="5"/>
        </w:numPr>
        <w:rPr>
          <w:del w:id="428" w:author="William Craig" w:date="2020-06-04T09:00:00Z"/>
          <w:sz w:val="20"/>
          <w:szCs w:val="20"/>
        </w:rPr>
      </w:pPr>
      <w:del w:id="429" w:author="William Craig" w:date="2020-06-04T09:00:00Z">
        <w:r w:rsidDel="001B1FE0">
          <w:rPr>
            <w:sz w:val="20"/>
            <w:szCs w:val="20"/>
          </w:rPr>
          <w:delText>Go to the direct</w:delText>
        </w:r>
      </w:del>
      <w:del w:id="430" w:author="William Craig" w:date="2020-06-03T18:34:00Z">
        <w:r w:rsidDel="00CB260E">
          <w:rPr>
            <w:sz w:val="20"/>
            <w:szCs w:val="20"/>
          </w:rPr>
          <w:delText>ly</w:delText>
        </w:r>
      </w:del>
      <w:del w:id="431" w:author="William Craig" w:date="2020-06-04T09:00:00Z">
        <w:r w:rsidDel="001B1FE0">
          <w:rPr>
            <w:sz w:val="20"/>
            <w:szCs w:val="20"/>
          </w:rPr>
          <w:delText xml:space="preserve"> where you wish to run the AVS-4000 daemon, avs4000d.</w:delText>
        </w:r>
      </w:del>
    </w:p>
    <w:p w14:paraId="4F4D75CE" w14:textId="66D967F8" w:rsidR="002D1F22" w:rsidDel="001B1FE0" w:rsidRDefault="008C4B8E">
      <w:pPr>
        <w:pStyle w:val="BodyText"/>
        <w:numPr>
          <w:ilvl w:val="0"/>
          <w:numId w:val="5"/>
        </w:numPr>
        <w:rPr>
          <w:del w:id="432" w:author="William Craig" w:date="2020-06-04T09:00:00Z"/>
          <w:sz w:val="20"/>
          <w:szCs w:val="20"/>
        </w:rPr>
      </w:pPr>
      <w:del w:id="433" w:author="William Craig" w:date="2020-06-04T09:00:00Z">
        <w:r w:rsidDel="001B1FE0">
          <w:rPr>
            <w:sz w:val="20"/>
            <w:szCs w:val="20"/>
          </w:rPr>
          <w:delText>At the $ prompt, type “avs4000d -d -v -r”</w:delText>
        </w:r>
      </w:del>
    </w:p>
    <w:p w14:paraId="69AD35B4" w14:textId="0BFC6148" w:rsidR="002D1F22" w:rsidDel="001B1FE0" w:rsidRDefault="008C4B8E">
      <w:pPr>
        <w:pStyle w:val="BodyText"/>
        <w:ind w:left="720"/>
        <w:rPr>
          <w:del w:id="434" w:author="William Craig" w:date="2020-06-04T09:00:00Z"/>
          <w:sz w:val="20"/>
          <w:szCs w:val="20"/>
        </w:rPr>
      </w:pPr>
      <w:del w:id="435" w:author="William Craig" w:date="2020-06-04T09:00:00Z">
        <w:r w:rsidDel="001B1FE0">
          <w:rPr>
            <w:sz w:val="20"/>
            <w:szCs w:val="20"/>
          </w:rPr>
          <w:delText>This command runs the daemon verbose and interactive mode.  The -r resets the AVS-4000</w:delText>
        </w:r>
      </w:del>
      <w:del w:id="436" w:author="William Craig" w:date="2020-06-03T18:36:00Z">
        <w:r w:rsidDel="00CB260E">
          <w:rPr>
            <w:sz w:val="20"/>
            <w:szCs w:val="20"/>
          </w:rPr>
          <w:delText>,</w:delText>
        </w:r>
      </w:del>
      <w:del w:id="437" w:author="William Craig" w:date="2020-06-04T09:00:00Z">
        <w:r w:rsidDel="001B1FE0">
          <w:rPr>
            <w:sz w:val="20"/>
            <w:szCs w:val="20"/>
          </w:rPr>
          <w:delText xml:space="preserve"> </w:delText>
        </w:r>
      </w:del>
      <w:del w:id="438" w:author="William Craig" w:date="2020-06-03T18:36:00Z">
        <w:r w:rsidDel="00CB260E">
          <w:rPr>
            <w:sz w:val="20"/>
            <w:szCs w:val="20"/>
          </w:rPr>
          <w:delText xml:space="preserve">this ensure a high probability of success for the initial bring-up </w:delText>
        </w:r>
      </w:del>
      <w:del w:id="439" w:author="William Craig" w:date="2020-06-04T09:00:00Z">
        <w:r w:rsidDel="001B1FE0">
          <w:rPr>
            <w:sz w:val="20"/>
            <w:szCs w:val="20"/>
          </w:rPr>
          <w:delText>and is not necessary for normal operation.</w:delText>
        </w:r>
      </w:del>
    </w:p>
    <w:p w14:paraId="34F21A60" w14:textId="09939AF4" w:rsidR="002D1F22" w:rsidDel="001B1FE0" w:rsidRDefault="008C4B8E">
      <w:pPr>
        <w:pStyle w:val="BodyText"/>
        <w:ind w:left="720"/>
        <w:rPr>
          <w:del w:id="440" w:author="William Craig" w:date="2020-06-04T09:00:00Z"/>
          <w:sz w:val="20"/>
          <w:szCs w:val="20"/>
        </w:rPr>
      </w:pPr>
      <w:del w:id="441" w:author="William Craig" w:date="2020-06-04T09:00:00Z">
        <w:r w:rsidDel="001B1FE0">
          <w:rPr>
            <w:sz w:val="20"/>
            <w:szCs w:val="20"/>
          </w:rPr>
          <w:delText>You should see the following output in the terminal:</w:delText>
        </w:r>
      </w:del>
    </w:p>
    <w:p w14:paraId="46EAA280" w14:textId="2D8886E3" w:rsidR="002D1F22" w:rsidDel="001B1FE0" w:rsidRDefault="008C4B8E">
      <w:pPr>
        <w:pStyle w:val="BodyText"/>
        <w:spacing w:after="0"/>
        <w:ind w:left="720"/>
        <w:rPr>
          <w:del w:id="442" w:author="William Craig" w:date="2020-06-04T09:00:00Z"/>
          <w:rFonts w:ascii="Arial" w:hAnsi="Arial" w:cs="Arial"/>
          <w:sz w:val="16"/>
          <w:szCs w:val="16"/>
        </w:rPr>
      </w:pPr>
      <w:del w:id="443" w:author="William Craig" w:date="2020-06-04T09:00:00Z">
        <w:r w:rsidDel="001B1FE0">
          <w:rPr>
            <w:rFonts w:ascii="Arial" w:hAnsi="Arial" w:cs="Arial"/>
            <w:sz w:val="16"/>
            <w:szCs w:val="16"/>
          </w:rPr>
          <w:delText>USER@HOSTNAME:~/project$ avs4000d -d -v</w:delText>
        </w:r>
      </w:del>
    </w:p>
    <w:p w14:paraId="3268E93C" w14:textId="708693CE" w:rsidR="002D1F22" w:rsidDel="001B1FE0" w:rsidRDefault="008C4B8E">
      <w:pPr>
        <w:pStyle w:val="BodyText"/>
        <w:spacing w:after="0"/>
        <w:ind w:left="720"/>
        <w:rPr>
          <w:del w:id="444" w:author="William Craig" w:date="2020-06-04T09:00:00Z"/>
          <w:rFonts w:ascii="Arial" w:hAnsi="Arial" w:cs="Arial"/>
          <w:sz w:val="16"/>
          <w:szCs w:val="16"/>
        </w:rPr>
      </w:pPr>
      <w:del w:id="445" w:author="William Craig" w:date="2020-06-04T09:00:00Z">
        <w:r w:rsidDel="001B1FE0">
          <w:rPr>
            <w:rFonts w:ascii="Arial" w:hAnsi="Arial" w:cs="Arial"/>
            <w:sz w:val="16"/>
            <w:szCs w:val="16"/>
          </w:rPr>
          <w:delText>Starting avs4000d ...</w:delText>
        </w:r>
      </w:del>
    </w:p>
    <w:p w14:paraId="7DC86960" w14:textId="263A22D3" w:rsidR="002D1F22" w:rsidDel="001B1FE0" w:rsidRDefault="008C4B8E">
      <w:pPr>
        <w:pStyle w:val="BodyText"/>
        <w:spacing w:after="0"/>
        <w:ind w:left="720"/>
        <w:rPr>
          <w:del w:id="446" w:author="William Craig" w:date="2020-06-04T09:00:00Z"/>
          <w:rFonts w:ascii="Arial" w:hAnsi="Arial" w:cs="Arial"/>
          <w:sz w:val="16"/>
          <w:szCs w:val="16"/>
        </w:rPr>
      </w:pPr>
      <w:del w:id="447" w:author="William Craig" w:date="2020-06-04T09:00:00Z">
        <w:r w:rsidDel="001B1FE0">
          <w:rPr>
            <w:rFonts w:ascii="Arial" w:hAnsi="Arial" w:cs="Arial"/>
            <w:sz w:val="16"/>
            <w:szCs w:val="16"/>
          </w:rPr>
          <w:delText>Opened '/tmp/avs4000d.pid' ...</w:delText>
        </w:r>
      </w:del>
    </w:p>
    <w:p w14:paraId="0C7F8C20" w14:textId="2AC2E95E" w:rsidR="002D1F22" w:rsidDel="001B1FE0" w:rsidRDefault="008C4B8E">
      <w:pPr>
        <w:pStyle w:val="BodyText"/>
        <w:spacing w:after="0"/>
        <w:ind w:left="720"/>
        <w:rPr>
          <w:del w:id="448" w:author="William Craig" w:date="2020-06-04T09:00:00Z"/>
          <w:rFonts w:ascii="Arial" w:hAnsi="Arial" w:cs="Arial"/>
          <w:sz w:val="16"/>
          <w:szCs w:val="16"/>
        </w:rPr>
      </w:pPr>
      <w:del w:id="449" w:author="William Craig" w:date="2020-06-04T09:00:00Z">
        <w:r w:rsidDel="001B1FE0">
          <w:rPr>
            <w:rFonts w:ascii="Arial" w:hAnsi="Arial" w:cs="Arial"/>
            <w:sz w:val="16"/>
            <w:szCs w:val="16"/>
          </w:rPr>
          <w:delText>Previous avs4000d (2852) killed.</w:delText>
        </w:r>
      </w:del>
    </w:p>
    <w:p w14:paraId="142F7208" w14:textId="4058E40D" w:rsidR="002D1F22" w:rsidDel="001B1FE0" w:rsidRDefault="008C4B8E">
      <w:pPr>
        <w:pStyle w:val="BodyText"/>
        <w:spacing w:after="0"/>
        <w:ind w:left="720"/>
        <w:rPr>
          <w:del w:id="450" w:author="William Craig" w:date="2020-06-04T09:00:00Z"/>
          <w:rFonts w:ascii="Arial" w:hAnsi="Arial" w:cs="Arial"/>
          <w:sz w:val="16"/>
          <w:szCs w:val="16"/>
        </w:rPr>
      </w:pPr>
      <w:del w:id="451" w:author="William Craig" w:date="2020-06-04T09:00:00Z">
        <w:r w:rsidDel="001B1FE0">
          <w:rPr>
            <w:rFonts w:ascii="Arial" w:hAnsi="Arial" w:cs="Arial"/>
            <w:sz w:val="16"/>
            <w:szCs w:val="16"/>
          </w:rPr>
          <w:delText xml:space="preserve">  USB Buf Size: 256 MB</w:delText>
        </w:r>
      </w:del>
    </w:p>
    <w:p w14:paraId="7B365E8A" w14:textId="6587735C" w:rsidR="002D1F22" w:rsidDel="001B1FE0" w:rsidRDefault="008C4B8E">
      <w:pPr>
        <w:pStyle w:val="BodyText"/>
        <w:spacing w:after="0"/>
        <w:ind w:left="720"/>
        <w:rPr>
          <w:del w:id="452" w:author="William Craig" w:date="2020-06-04T09:00:00Z"/>
          <w:rFonts w:ascii="Arial" w:hAnsi="Arial" w:cs="Arial"/>
          <w:sz w:val="16"/>
          <w:szCs w:val="16"/>
        </w:rPr>
      </w:pPr>
      <w:del w:id="453" w:author="William Craig" w:date="2020-06-04T09:00:00Z">
        <w:r w:rsidDel="001B1FE0">
          <w:rPr>
            <w:rFonts w:ascii="Arial" w:hAnsi="Arial" w:cs="Arial"/>
            <w:sz w:val="16"/>
            <w:szCs w:val="16"/>
          </w:rPr>
          <w:delText>USB Block Size: 128 KB</w:delText>
        </w:r>
      </w:del>
    </w:p>
    <w:p w14:paraId="6FD5D8D4" w14:textId="6F32FB9C" w:rsidR="002D1F22" w:rsidDel="001B1FE0" w:rsidRDefault="008C4B8E">
      <w:pPr>
        <w:pStyle w:val="BodyText"/>
        <w:spacing w:after="0"/>
        <w:ind w:left="720"/>
        <w:rPr>
          <w:del w:id="454" w:author="William Craig" w:date="2020-06-04T09:00:00Z"/>
          <w:rFonts w:ascii="Arial" w:hAnsi="Arial" w:cs="Arial"/>
          <w:sz w:val="16"/>
          <w:szCs w:val="16"/>
        </w:rPr>
      </w:pPr>
      <w:del w:id="455" w:author="William Craig" w:date="2020-06-04T09:00:00Z">
        <w:r w:rsidDel="001B1FE0">
          <w:rPr>
            <w:rFonts w:ascii="Arial" w:hAnsi="Arial" w:cs="Arial"/>
            <w:sz w:val="16"/>
            <w:szCs w:val="16"/>
          </w:rPr>
          <w:delText>hwlib.cpp:161: HWLIB::Init(Script)</w:delText>
        </w:r>
      </w:del>
    </w:p>
    <w:p w14:paraId="79EC313A" w14:textId="119CFCEC" w:rsidR="002D1F22" w:rsidDel="001B1FE0" w:rsidRDefault="008C4B8E">
      <w:pPr>
        <w:pStyle w:val="BodyText"/>
        <w:spacing w:after="0"/>
        <w:ind w:left="720"/>
        <w:rPr>
          <w:del w:id="456" w:author="William Craig" w:date="2020-06-04T09:00:00Z"/>
          <w:rFonts w:ascii="Arial" w:hAnsi="Arial" w:cs="Arial"/>
          <w:sz w:val="16"/>
          <w:szCs w:val="16"/>
        </w:rPr>
      </w:pPr>
      <w:del w:id="457" w:author="William Craig" w:date="2020-06-04T09:00:00Z">
        <w:r w:rsidDel="001B1FE0">
          <w:rPr>
            <w:rFonts w:ascii="Arial" w:hAnsi="Arial" w:cs="Arial"/>
            <w:sz w:val="16"/>
            <w:szCs w:val="16"/>
          </w:rPr>
          <w:delText>hwlib.cpp:144: WaitForReady...</w:delText>
        </w:r>
      </w:del>
    </w:p>
    <w:p w14:paraId="752973C8" w14:textId="5EA67809" w:rsidR="002D1F22" w:rsidDel="001B1FE0" w:rsidRDefault="008C4B8E">
      <w:pPr>
        <w:pStyle w:val="BodyText"/>
        <w:spacing w:after="0"/>
        <w:ind w:left="720"/>
        <w:rPr>
          <w:del w:id="458" w:author="William Craig" w:date="2020-06-04T09:00:00Z"/>
          <w:rFonts w:ascii="Arial" w:hAnsi="Arial" w:cs="Arial"/>
          <w:sz w:val="16"/>
          <w:szCs w:val="16"/>
        </w:rPr>
      </w:pPr>
      <w:del w:id="459" w:author="William Craig" w:date="2020-06-04T09:00:00Z">
        <w:r w:rsidDel="001B1FE0">
          <w:rPr>
            <w:rFonts w:ascii="Arial" w:hAnsi="Arial" w:cs="Arial"/>
            <w:sz w:val="16"/>
            <w:szCs w:val="16"/>
          </w:rPr>
          <w:delText>hwlib.cpp:119: Initialize...</w:delText>
        </w:r>
      </w:del>
    </w:p>
    <w:p w14:paraId="524BA748" w14:textId="4B2316D1" w:rsidR="002D1F22" w:rsidDel="001B1FE0" w:rsidRDefault="008C4B8E">
      <w:pPr>
        <w:pStyle w:val="BodyText"/>
        <w:spacing w:after="0"/>
        <w:ind w:left="720"/>
        <w:rPr>
          <w:del w:id="460" w:author="William Craig" w:date="2020-06-04T09:00:00Z"/>
          <w:rFonts w:ascii="Arial" w:hAnsi="Arial" w:cs="Arial"/>
          <w:sz w:val="16"/>
          <w:szCs w:val="16"/>
        </w:rPr>
      </w:pPr>
      <w:del w:id="461" w:author="William Craig" w:date="2020-06-04T09:00:00Z">
        <w:r w:rsidDel="001B1FE0">
          <w:rPr>
            <w:rFonts w:ascii="Arial" w:hAnsi="Arial" w:cs="Arial"/>
            <w:sz w:val="16"/>
            <w:szCs w:val="16"/>
          </w:rPr>
          <w:delText>avs4000.cpp:54: AVS4000::verbose=1</w:delText>
        </w:r>
      </w:del>
    </w:p>
    <w:p w14:paraId="3B5D5717" w14:textId="57A7A1DF" w:rsidR="002D1F22" w:rsidDel="001B1FE0" w:rsidRDefault="008C4B8E">
      <w:pPr>
        <w:pStyle w:val="BodyText"/>
        <w:spacing w:after="0"/>
        <w:ind w:left="720"/>
        <w:rPr>
          <w:del w:id="462" w:author="William Craig" w:date="2020-06-04T09:00:00Z"/>
          <w:rFonts w:ascii="Arial" w:hAnsi="Arial" w:cs="Arial"/>
          <w:sz w:val="16"/>
          <w:szCs w:val="16"/>
        </w:rPr>
      </w:pPr>
      <w:del w:id="463" w:author="William Craig" w:date="2020-06-04T09:00:00Z">
        <w:r w:rsidDel="001B1FE0">
          <w:rPr>
            <w:rFonts w:ascii="Arial" w:hAnsi="Arial" w:cs="Arial"/>
            <w:sz w:val="16"/>
            <w:szCs w:val="16"/>
          </w:rPr>
          <w:delText>Warning:fx3.cpp:95: Device not found</w:delText>
        </w:r>
      </w:del>
    </w:p>
    <w:p w14:paraId="06E2D058" w14:textId="76834C8C" w:rsidR="002D1F22" w:rsidDel="001B1FE0" w:rsidRDefault="008C4B8E">
      <w:pPr>
        <w:pStyle w:val="BodyText"/>
        <w:spacing w:after="0"/>
        <w:ind w:left="720"/>
        <w:rPr>
          <w:del w:id="464" w:author="William Craig" w:date="2020-06-04T09:00:00Z"/>
          <w:rFonts w:ascii="Arial" w:hAnsi="Arial" w:cs="Arial"/>
          <w:sz w:val="16"/>
          <w:szCs w:val="16"/>
        </w:rPr>
      </w:pPr>
      <w:del w:id="465" w:author="William Craig" w:date="2020-06-04T09:00:00Z">
        <w:r w:rsidDel="001B1FE0">
          <w:rPr>
            <w:rFonts w:ascii="Arial" w:hAnsi="Arial" w:cs="Arial"/>
            <w:sz w:val="16"/>
            <w:szCs w:val="16"/>
          </w:rPr>
          <w:delText>Warning:avs4000.cpp:156: AVS4000: Failed to USB Boot FX3</w:delText>
        </w:r>
      </w:del>
    </w:p>
    <w:p w14:paraId="465F8248" w14:textId="32A26990" w:rsidR="002D1F22" w:rsidDel="001B1FE0" w:rsidRDefault="008C4B8E">
      <w:pPr>
        <w:pStyle w:val="BodyText"/>
        <w:spacing w:after="0"/>
        <w:ind w:left="720"/>
        <w:rPr>
          <w:del w:id="466" w:author="William Craig" w:date="2020-06-04T09:00:00Z"/>
          <w:rFonts w:ascii="Arial" w:hAnsi="Arial" w:cs="Arial"/>
          <w:sz w:val="16"/>
          <w:szCs w:val="16"/>
        </w:rPr>
      </w:pPr>
      <w:del w:id="467" w:author="William Craig" w:date="2020-06-04T09:00:00Z">
        <w:r w:rsidDel="001B1FE0">
          <w:rPr>
            <w:rFonts w:ascii="Arial" w:hAnsi="Arial" w:cs="Arial"/>
            <w:sz w:val="16"/>
            <w:szCs w:val="16"/>
          </w:rPr>
          <w:delText>hwlib.cpp:164: Device not found, may need to power cycle device</w:delText>
        </w:r>
      </w:del>
    </w:p>
    <w:p w14:paraId="5915D47A" w14:textId="10824CE8" w:rsidR="002D1F22" w:rsidDel="001B1FE0" w:rsidRDefault="008C4B8E">
      <w:pPr>
        <w:pStyle w:val="BodyText"/>
        <w:spacing w:after="0"/>
        <w:ind w:left="720"/>
        <w:rPr>
          <w:del w:id="468" w:author="William Craig" w:date="2020-06-04T09:00:00Z"/>
          <w:rFonts w:ascii="Arial" w:hAnsi="Arial" w:cs="Arial"/>
          <w:sz w:val="16"/>
          <w:szCs w:val="16"/>
        </w:rPr>
      </w:pPr>
      <w:del w:id="469" w:author="William Craig" w:date="2020-06-04T09:00:00Z">
        <w:r w:rsidDel="001B1FE0">
          <w:rPr>
            <w:rFonts w:ascii="Arial" w:hAnsi="Arial" w:cs="Arial"/>
            <w:sz w:val="16"/>
            <w:szCs w:val="16"/>
          </w:rPr>
          <w:delText xml:space="preserve">                QT: 5.09.05</w:delText>
        </w:r>
      </w:del>
    </w:p>
    <w:p w14:paraId="358541BC" w14:textId="6533975C" w:rsidR="002D1F22" w:rsidDel="001B1FE0" w:rsidRDefault="008C4B8E">
      <w:pPr>
        <w:pStyle w:val="BodyText"/>
        <w:spacing w:after="0"/>
        <w:ind w:left="720"/>
        <w:rPr>
          <w:del w:id="470" w:author="William Craig" w:date="2020-06-04T09:00:00Z"/>
          <w:rFonts w:ascii="Arial" w:hAnsi="Arial" w:cs="Arial"/>
          <w:sz w:val="16"/>
          <w:szCs w:val="16"/>
        </w:rPr>
      </w:pPr>
      <w:del w:id="471" w:author="William Craig" w:date="2020-06-04T09:00:00Z">
        <w:r w:rsidDel="001B1FE0">
          <w:rPr>
            <w:rFonts w:ascii="Arial" w:hAnsi="Arial" w:cs="Arial"/>
            <w:sz w:val="16"/>
            <w:szCs w:val="16"/>
          </w:rPr>
          <w:delText xml:space="preserve">        AVS Common: 1.18 (Feb  3 2020 19:11:55)</w:delText>
        </w:r>
      </w:del>
    </w:p>
    <w:p w14:paraId="543794F9" w14:textId="795B9F6D" w:rsidR="002D1F22" w:rsidDel="001B1FE0" w:rsidRDefault="008C4B8E">
      <w:pPr>
        <w:pStyle w:val="BodyText"/>
        <w:spacing w:after="0"/>
        <w:ind w:left="720"/>
        <w:rPr>
          <w:del w:id="472" w:author="William Craig" w:date="2020-06-04T09:00:00Z"/>
          <w:rFonts w:ascii="Arial" w:hAnsi="Arial" w:cs="Arial"/>
          <w:sz w:val="16"/>
          <w:szCs w:val="16"/>
        </w:rPr>
      </w:pPr>
      <w:del w:id="473" w:author="William Craig" w:date="2020-06-04T09:00:00Z">
        <w:r w:rsidDel="001B1FE0">
          <w:rPr>
            <w:rFonts w:ascii="Arial" w:hAnsi="Arial" w:cs="Arial"/>
            <w:sz w:val="16"/>
            <w:szCs w:val="16"/>
          </w:rPr>
          <w:delText xml:space="preserve">           AVS API: 0.40 (Feb  3 2020 19:12:04)</w:delText>
        </w:r>
      </w:del>
    </w:p>
    <w:p w14:paraId="735AFFD4" w14:textId="10A04677" w:rsidR="002D1F22" w:rsidDel="001B1FE0" w:rsidRDefault="008C4B8E">
      <w:pPr>
        <w:pStyle w:val="BodyText"/>
        <w:spacing w:after="0"/>
        <w:ind w:left="720"/>
        <w:rPr>
          <w:del w:id="474" w:author="William Craig" w:date="2020-06-04T09:00:00Z"/>
          <w:rFonts w:ascii="Arial" w:hAnsi="Arial" w:cs="Arial"/>
          <w:sz w:val="16"/>
          <w:szCs w:val="16"/>
        </w:rPr>
      </w:pPr>
      <w:del w:id="475" w:author="William Craig" w:date="2020-06-04T09:00:00Z">
        <w:r w:rsidDel="001B1FE0">
          <w:rPr>
            <w:rFonts w:ascii="Arial" w:hAnsi="Arial" w:cs="Arial"/>
            <w:sz w:val="16"/>
            <w:szCs w:val="16"/>
          </w:rPr>
          <w:delText xml:space="preserve">       AVS4000 LIB: 0.112 (Feb  3 2020 19:12:29)</w:delText>
        </w:r>
      </w:del>
    </w:p>
    <w:p w14:paraId="05154D06" w14:textId="193F0C11" w:rsidR="002D1F22" w:rsidDel="001B1FE0" w:rsidRDefault="008C4B8E">
      <w:pPr>
        <w:pStyle w:val="BodyText"/>
        <w:spacing w:after="0"/>
        <w:ind w:left="720"/>
        <w:rPr>
          <w:del w:id="476" w:author="William Craig" w:date="2020-06-04T09:00:00Z"/>
          <w:rFonts w:ascii="Arial" w:hAnsi="Arial" w:cs="Arial"/>
          <w:sz w:val="16"/>
          <w:szCs w:val="16"/>
        </w:rPr>
      </w:pPr>
      <w:del w:id="477" w:author="William Craig" w:date="2020-06-04T09:00:00Z">
        <w:r w:rsidDel="001B1FE0">
          <w:rPr>
            <w:rFonts w:ascii="Arial" w:hAnsi="Arial" w:cs="Arial"/>
            <w:sz w:val="16"/>
            <w:szCs w:val="16"/>
          </w:rPr>
          <w:delText xml:space="preserve">          AVS4000D: 0.39 (Feb  3 2020 19:12:32)</w:delText>
        </w:r>
      </w:del>
    </w:p>
    <w:p w14:paraId="1D388CF7" w14:textId="06859A69" w:rsidR="002D1F22" w:rsidDel="001B1FE0" w:rsidRDefault="008C4B8E">
      <w:pPr>
        <w:pStyle w:val="BodyText"/>
        <w:spacing w:after="0"/>
        <w:ind w:left="720"/>
        <w:rPr>
          <w:del w:id="478" w:author="William Craig" w:date="2020-06-04T09:00:00Z"/>
          <w:rFonts w:ascii="Arial" w:hAnsi="Arial" w:cs="Arial"/>
          <w:sz w:val="16"/>
          <w:szCs w:val="16"/>
        </w:rPr>
      </w:pPr>
      <w:del w:id="479" w:author="William Craig" w:date="2020-06-04T09:00:00Z">
        <w:r w:rsidDel="001B1FE0">
          <w:rPr>
            <w:rFonts w:ascii="Arial" w:hAnsi="Arial" w:cs="Arial"/>
            <w:sz w:val="16"/>
            <w:szCs w:val="16"/>
          </w:rPr>
          <w:delText xml:space="preserve">              FPGA: 0.00</w:delText>
        </w:r>
      </w:del>
    </w:p>
    <w:p w14:paraId="1D849289" w14:textId="55F51223" w:rsidR="002D1F22" w:rsidDel="001B1FE0" w:rsidRDefault="008C4B8E">
      <w:pPr>
        <w:pStyle w:val="BodyText"/>
        <w:spacing w:after="0"/>
        <w:ind w:left="720"/>
        <w:rPr>
          <w:del w:id="480" w:author="William Craig" w:date="2020-06-04T09:00:00Z"/>
          <w:rFonts w:ascii="Arial" w:hAnsi="Arial" w:cs="Arial"/>
          <w:sz w:val="16"/>
          <w:szCs w:val="16"/>
        </w:rPr>
      </w:pPr>
      <w:del w:id="481" w:author="William Craig" w:date="2020-06-04T09:00:00Z">
        <w:r w:rsidDel="001B1FE0">
          <w:rPr>
            <w:rFonts w:ascii="Arial" w:hAnsi="Arial" w:cs="Arial"/>
            <w:sz w:val="16"/>
            <w:szCs w:val="16"/>
          </w:rPr>
          <w:delText xml:space="preserve">               FX3: 0.00 ()</w:delText>
        </w:r>
      </w:del>
    </w:p>
    <w:p w14:paraId="01F64B18" w14:textId="35C5B3F0" w:rsidR="002D1F22" w:rsidDel="001B1FE0" w:rsidRDefault="002D1F22">
      <w:pPr>
        <w:pStyle w:val="BodyText"/>
        <w:spacing w:after="0"/>
        <w:ind w:left="720"/>
        <w:rPr>
          <w:del w:id="482" w:author="William Craig" w:date="2020-06-04T09:00:00Z"/>
          <w:rFonts w:ascii="Arial" w:hAnsi="Arial" w:cs="Arial"/>
          <w:sz w:val="16"/>
          <w:szCs w:val="16"/>
        </w:rPr>
      </w:pPr>
    </w:p>
    <w:p w14:paraId="60AB8978" w14:textId="74C5FAFF" w:rsidR="002D1F22" w:rsidDel="001B1FE0" w:rsidRDefault="008C4B8E">
      <w:pPr>
        <w:pStyle w:val="BodyText"/>
        <w:spacing w:after="0"/>
        <w:ind w:left="720"/>
        <w:rPr>
          <w:del w:id="483" w:author="William Craig" w:date="2020-06-04T09:00:00Z"/>
          <w:rFonts w:ascii="Arial" w:hAnsi="Arial" w:cs="Arial"/>
          <w:sz w:val="16"/>
          <w:szCs w:val="16"/>
        </w:rPr>
      </w:pPr>
      <w:del w:id="484" w:author="William Craig" w:date="2020-06-04T09:00:00Z">
        <w:r w:rsidDel="001B1FE0">
          <w:rPr>
            <w:rFonts w:ascii="Arial" w:hAnsi="Arial" w:cs="Arial"/>
            <w:sz w:val="16"/>
            <w:szCs w:val="16"/>
          </w:rPr>
          <w:delText>AVS4000D&gt;&gt; TcpJSONServer.cpp:55: Server now listening on port 12904</w:delText>
        </w:r>
      </w:del>
    </w:p>
    <w:p w14:paraId="2FC5B1D0" w14:textId="6A3B077D" w:rsidR="002D1F22" w:rsidDel="001B1FE0" w:rsidRDefault="002D1F22">
      <w:pPr>
        <w:pStyle w:val="BodyText"/>
        <w:spacing w:after="0"/>
        <w:ind w:left="720"/>
        <w:rPr>
          <w:del w:id="485" w:author="William Craig" w:date="2020-06-04T09:00:00Z"/>
          <w:rFonts w:ascii="Arial" w:hAnsi="Arial" w:cs="Arial"/>
          <w:sz w:val="16"/>
          <w:szCs w:val="16"/>
        </w:rPr>
      </w:pPr>
    </w:p>
    <w:p w14:paraId="4E4354A6" w14:textId="5E2DA685" w:rsidR="002D1F22" w:rsidDel="001B1FE0" w:rsidRDefault="008C4B8E">
      <w:pPr>
        <w:pStyle w:val="BodyText"/>
        <w:spacing w:after="0"/>
        <w:ind w:left="720"/>
        <w:rPr>
          <w:del w:id="486" w:author="William Craig" w:date="2020-06-04T09:00:00Z"/>
          <w:rFonts w:ascii="Arial" w:hAnsi="Arial" w:cs="Arial"/>
          <w:sz w:val="16"/>
          <w:szCs w:val="16"/>
        </w:rPr>
      </w:pPr>
      <w:del w:id="487" w:author="William Craig" w:date="2020-06-04T09:00:00Z">
        <w:r w:rsidDel="001B1FE0">
          <w:rPr>
            <w:rFonts w:ascii="Arial" w:hAnsi="Arial" w:cs="Arial"/>
            <w:sz w:val="16"/>
            <w:szCs w:val="16"/>
          </w:rPr>
          <w:delText xml:space="preserve">AVS4000D&gt;&gt; </w:delText>
        </w:r>
      </w:del>
    </w:p>
    <w:p w14:paraId="08134737" w14:textId="0F69555F" w:rsidR="002D1F22" w:rsidDel="001B1FE0" w:rsidRDefault="008C4B8E">
      <w:pPr>
        <w:pStyle w:val="BodyText"/>
        <w:numPr>
          <w:ilvl w:val="0"/>
          <w:numId w:val="5"/>
        </w:numPr>
        <w:rPr>
          <w:del w:id="488" w:author="William Craig" w:date="2020-06-04T09:00:00Z"/>
          <w:sz w:val="20"/>
          <w:szCs w:val="20"/>
        </w:rPr>
      </w:pPr>
      <w:del w:id="489" w:author="William Craig" w:date="2020-06-04T09:00:00Z">
        <w:r w:rsidDel="001B1FE0">
          <w:rPr>
            <w:sz w:val="20"/>
            <w:szCs w:val="20"/>
          </w:rPr>
          <w:delText>The AVS4000 daemon is now ready to be controlled by GNU Radio</w:delText>
        </w:r>
      </w:del>
    </w:p>
    <w:p w14:paraId="669FB376" w14:textId="3CE74034" w:rsidR="002D1F22" w:rsidDel="001B1FE0" w:rsidRDefault="008C4B8E">
      <w:pPr>
        <w:pStyle w:val="BodyText"/>
        <w:numPr>
          <w:ilvl w:val="0"/>
          <w:numId w:val="5"/>
        </w:numPr>
        <w:rPr>
          <w:del w:id="490" w:author="William Craig" w:date="2020-06-04T09:00:00Z"/>
          <w:sz w:val="20"/>
          <w:szCs w:val="20"/>
        </w:rPr>
      </w:pPr>
      <w:del w:id="491" w:author="William Craig" w:date="2020-06-04T09:00:00Z">
        <w:r w:rsidDel="001B1FE0">
          <w:rPr>
            <w:sz w:val="20"/>
            <w:szCs w:val="20"/>
          </w:rPr>
          <w:delText>Open GNU Radio Companion by once again searching within Show Applications.</w:delText>
        </w:r>
      </w:del>
    </w:p>
    <w:p w14:paraId="17B4B5B3" w14:textId="4B258A62" w:rsidR="002D1F22" w:rsidDel="001B1FE0" w:rsidRDefault="008C4B8E">
      <w:pPr>
        <w:pStyle w:val="BodyText"/>
        <w:numPr>
          <w:ilvl w:val="0"/>
          <w:numId w:val="5"/>
        </w:numPr>
        <w:rPr>
          <w:del w:id="492" w:author="William Craig" w:date="2020-06-04T09:00:00Z"/>
          <w:sz w:val="20"/>
          <w:szCs w:val="20"/>
        </w:rPr>
      </w:pPr>
      <w:del w:id="493" w:author="William Craig" w:date="2020-06-04T09:00:00Z">
        <w:r w:rsidDel="001B1FE0">
          <w:rPr>
            <w:sz w:val="20"/>
            <w:szCs w:val="20"/>
          </w:rPr>
          <w:delText>In GNU Radio open the avs4000RxTxTest.grc in /opt/avid/avs4000/examples.</w:delText>
        </w:r>
      </w:del>
    </w:p>
    <w:p w14:paraId="0AAB42DC" w14:textId="52149622" w:rsidR="002D1F22" w:rsidDel="001B1FE0" w:rsidRDefault="008C4B8E">
      <w:pPr>
        <w:pStyle w:val="BodyText"/>
        <w:numPr>
          <w:ilvl w:val="0"/>
          <w:numId w:val="5"/>
        </w:numPr>
        <w:rPr>
          <w:del w:id="494" w:author="William Craig" w:date="2020-06-04T09:00:00Z"/>
          <w:sz w:val="20"/>
          <w:szCs w:val="20"/>
        </w:rPr>
      </w:pPr>
      <w:del w:id="495" w:author="William Craig" w:date="2020-06-04T09:00:00Z">
        <w:r w:rsidDel="001B1FE0">
          <w:rPr>
            <w:sz w:val="20"/>
            <w:szCs w:val="20"/>
          </w:rPr>
          <w:delText>The flowgraph should default the samp_rate variable to a 10M (10E6) and a TX Frequency and RX Frequency of the Avs4000 transceiver block to 2.4G (2.4E9).</w:delText>
        </w:r>
      </w:del>
    </w:p>
    <w:p w14:paraId="6730B98D" w14:textId="235878A7" w:rsidR="002D1F22" w:rsidDel="001B1FE0" w:rsidRDefault="008C4B8E">
      <w:pPr>
        <w:pStyle w:val="BodyText"/>
        <w:numPr>
          <w:ilvl w:val="0"/>
          <w:numId w:val="5"/>
        </w:numPr>
        <w:rPr>
          <w:del w:id="496" w:author="William Craig" w:date="2020-06-04T09:00:00Z"/>
          <w:sz w:val="20"/>
          <w:szCs w:val="20"/>
        </w:rPr>
      </w:pPr>
      <w:del w:id="497" w:author="William Craig" w:date="2020-06-04T09:00:00Z">
        <w:r w:rsidDel="001B1FE0">
          <w:rPr>
            <w:sz w:val="20"/>
            <w:szCs w:val="20"/>
          </w:rPr>
          <w:delText>Click the Green Play Symbol in GNU Radio Companion to start the flowgraph.  This button should exhibit the label “Execute the Flow Graph” when you hoover your cursor on it.  The symbol is in the orange circle in the following image.</w:delText>
        </w:r>
      </w:del>
    </w:p>
    <w:p w14:paraId="534B48F0" w14:textId="14195D89" w:rsidR="002D1F22" w:rsidRDefault="008C4B8E" w:rsidP="001B1FE0">
      <w:pPr>
        <w:pStyle w:val="BodyText"/>
        <w:keepNext/>
        <w:pPrChange w:id="498" w:author="William Craig" w:date="2020-06-04T09:01:00Z">
          <w:pPr>
            <w:pStyle w:val="BodyText"/>
            <w:keepNext/>
            <w:jc w:val="center"/>
          </w:pPr>
        </w:pPrChange>
      </w:pPr>
      <w:del w:id="499" w:author="William Craig" w:date="2020-06-04T09:00:00Z">
        <w:r w:rsidDel="001B1FE0">
          <w:rPr>
            <w:noProof/>
          </w:rPr>
          <w:drawing>
            <wp:inline distT="0" distB="0" distL="0" distR="0" wp14:anchorId="2B7F1394" wp14:editId="2C261375">
              <wp:extent cx="4347845" cy="2838450"/>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noChangeArrowheads="1"/>
                      </pic:cNvPicPr>
                    </pic:nvPicPr>
                    <pic:blipFill>
                      <a:blip r:embed="rId29"/>
                      <a:stretch>
                        <a:fillRect/>
                      </a:stretch>
                    </pic:blipFill>
                    <pic:spPr bwMode="auto">
                      <a:xfrm>
                        <a:off x="0" y="0"/>
                        <a:ext cx="4347845" cy="2838450"/>
                      </a:xfrm>
                      <a:prstGeom prst="rect">
                        <a:avLst/>
                      </a:prstGeom>
                    </pic:spPr>
                  </pic:pic>
                </a:graphicData>
              </a:graphic>
            </wp:inline>
          </w:drawing>
        </w:r>
      </w:del>
    </w:p>
    <w:p w14:paraId="0A39FC8D" w14:textId="377D5A0C" w:rsidR="002D1F22" w:rsidRDefault="008C4B8E">
      <w:pPr>
        <w:pStyle w:val="Caption"/>
        <w:jc w:val="center"/>
        <w:rPr>
          <w:ins w:id="500" w:author="William Craig" w:date="2020-06-04T09:01:00Z"/>
        </w:rPr>
      </w:pPr>
      <w:r>
        <w:t xml:space="preserve">Table </w:t>
      </w:r>
      <w:r>
        <w:fldChar w:fldCharType="begin"/>
      </w:r>
      <w:r>
        <w:instrText>SEQ Table \* ARABIC</w:instrText>
      </w:r>
      <w:r>
        <w:fldChar w:fldCharType="separate"/>
      </w:r>
      <w:r>
        <w:t>11</w:t>
      </w:r>
      <w:r>
        <w:fldChar w:fldCharType="end"/>
      </w:r>
      <w:r>
        <w:t>: GNU Radio Companion Start Flowgraph Icon</w:t>
      </w:r>
    </w:p>
    <w:p w14:paraId="5EF45FB1" w14:textId="77777777" w:rsidR="001B1FE0" w:rsidRDefault="001B1FE0">
      <w:pPr>
        <w:pStyle w:val="Caption"/>
        <w:jc w:val="center"/>
      </w:pPr>
    </w:p>
    <w:p w14:paraId="6D9A6D22" w14:textId="5A5D8F86" w:rsidR="002D1F22" w:rsidDel="001B1FE0" w:rsidRDefault="002D1F22">
      <w:pPr>
        <w:pStyle w:val="BodyText"/>
        <w:rPr>
          <w:del w:id="501" w:author="William Craig" w:date="2020-06-04T09:01:00Z"/>
          <w:sz w:val="20"/>
          <w:szCs w:val="20"/>
        </w:rPr>
      </w:pPr>
    </w:p>
    <w:p w14:paraId="5859AF3B" w14:textId="5257E544" w:rsidR="002D1F22" w:rsidDel="001B1FE0" w:rsidRDefault="002D1F22">
      <w:pPr>
        <w:pStyle w:val="BodyText"/>
        <w:rPr>
          <w:del w:id="502" w:author="William Craig" w:date="2020-06-04T09:01:00Z"/>
          <w:sz w:val="20"/>
          <w:szCs w:val="20"/>
        </w:rPr>
      </w:pPr>
    </w:p>
    <w:p w14:paraId="03A44A45" w14:textId="11033686" w:rsidR="002D1F22" w:rsidDel="001B1FE0" w:rsidRDefault="002D1F22">
      <w:pPr>
        <w:pStyle w:val="BodyText"/>
        <w:rPr>
          <w:del w:id="503" w:author="William Craig" w:date="2020-06-04T09:01:00Z"/>
          <w:sz w:val="20"/>
          <w:szCs w:val="20"/>
        </w:rPr>
      </w:pPr>
    </w:p>
    <w:p w14:paraId="50C1F8C1" w14:textId="434F7DD5" w:rsidR="002D1F22" w:rsidDel="001B1FE0" w:rsidRDefault="002D1F22">
      <w:pPr>
        <w:pStyle w:val="BodyText"/>
        <w:rPr>
          <w:del w:id="504" w:author="William Craig" w:date="2020-06-04T09:01:00Z"/>
          <w:sz w:val="20"/>
          <w:szCs w:val="20"/>
        </w:rPr>
      </w:pPr>
    </w:p>
    <w:p w14:paraId="3C70ED17" w14:textId="5B9B3556" w:rsidR="002D1F22" w:rsidDel="001B1FE0" w:rsidRDefault="002D1F22">
      <w:pPr>
        <w:pStyle w:val="BodyText"/>
        <w:rPr>
          <w:del w:id="505" w:author="William Craig" w:date="2020-06-04T09:01:00Z"/>
          <w:sz w:val="20"/>
          <w:szCs w:val="20"/>
        </w:rPr>
      </w:pPr>
    </w:p>
    <w:p w14:paraId="53445130" w14:textId="6C59FFBA" w:rsidR="002D1F22" w:rsidDel="001B1FE0" w:rsidRDefault="002D1F22">
      <w:pPr>
        <w:pStyle w:val="BodyText"/>
        <w:rPr>
          <w:del w:id="506" w:author="William Craig" w:date="2020-06-04T09:01:00Z"/>
          <w:sz w:val="20"/>
          <w:szCs w:val="20"/>
        </w:rPr>
      </w:pPr>
    </w:p>
    <w:p w14:paraId="7EEB835D" w14:textId="53B47A74" w:rsidR="002D1F22" w:rsidDel="001B1FE0" w:rsidRDefault="002D1F22">
      <w:pPr>
        <w:pStyle w:val="BodyText"/>
        <w:rPr>
          <w:del w:id="507" w:author="William Craig" w:date="2020-06-04T09:01:00Z"/>
          <w:sz w:val="20"/>
          <w:szCs w:val="20"/>
        </w:rPr>
      </w:pPr>
    </w:p>
    <w:p w14:paraId="2C1B7A53" w14:textId="4DCAA5F5" w:rsidR="002D1F22" w:rsidDel="001B1FE0" w:rsidRDefault="002D1F22">
      <w:pPr>
        <w:pStyle w:val="BodyText"/>
        <w:rPr>
          <w:del w:id="508" w:author="William Craig" w:date="2020-06-04T09:01:00Z"/>
          <w:sz w:val="20"/>
          <w:szCs w:val="20"/>
        </w:rPr>
      </w:pPr>
    </w:p>
    <w:p w14:paraId="35309F97" w14:textId="724D7E78" w:rsidR="002D1F22" w:rsidDel="001B1FE0" w:rsidRDefault="002D1F22">
      <w:pPr>
        <w:pStyle w:val="BodyText"/>
        <w:rPr>
          <w:del w:id="509" w:author="William Craig" w:date="2020-06-04T09:01:00Z"/>
          <w:sz w:val="20"/>
          <w:szCs w:val="20"/>
        </w:rPr>
      </w:pPr>
    </w:p>
    <w:p w14:paraId="25672ABD" w14:textId="21F9B2F6" w:rsidR="002D1F22" w:rsidDel="001B1FE0" w:rsidRDefault="002D1F22">
      <w:pPr>
        <w:pStyle w:val="BodyText"/>
        <w:rPr>
          <w:del w:id="510" w:author="William Craig" w:date="2020-06-04T09:01:00Z"/>
          <w:sz w:val="20"/>
          <w:szCs w:val="20"/>
        </w:rPr>
      </w:pPr>
    </w:p>
    <w:p w14:paraId="01DF680F" w14:textId="03535A77" w:rsidR="002D1F22" w:rsidDel="001B1FE0" w:rsidRDefault="002D1F22">
      <w:pPr>
        <w:pStyle w:val="BodyText"/>
        <w:rPr>
          <w:del w:id="511" w:author="William Craig" w:date="2020-06-04T09:01:00Z"/>
          <w:sz w:val="20"/>
          <w:szCs w:val="20"/>
        </w:rPr>
      </w:pPr>
    </w:p>
    <w:p w14:paraId="72A7C14B" w14:textId="2FC24B91" w:rsidR="002D1F22" w:rsidDel="001B1FE0" w:rsidRDefault="002D1F22">
      <w:pPr>
        <w:pStyle w:val="BodyText"/>
        <w:rPr>
          <w:del w:id="512" w:author="William Craig" w:date="2020-06-04T09:01:00Z"/>
          <w:sz w:val="20"/>
          <w:szCs w:val="20"/>
        </w:rPr>
      </w:pPr>
    </w:p>
    <w:p w14:paraId="28AF3CC8" w14:textId="4BD9C654" w:rsidR="002D1F22" w:rsidDel="001B1FE0" w:rsidRDefault="002D1F22">
      <w:pPr>
        <w:pStyle w:val="BodyText"/>
        <w:rPr>
          <w:del w:id="513" w:author="William Craig" w:date="2020-06-04T09:01:00Z"/>
          <w:sz w:val="20"/>
          <w:szCs w:val="20"/>
        </w:rPr>
      </w:pPr>
    </w:p>
    <w:p w14:paraId="65BB89AA" w14:textId="77777777" w:rsidR="002D1F22" w:rsidDel="001B1FE0" w:rsidRDefault="002D1F22">
      <w:pPr>
        <w:pStyle w:val="BodyText"/>
        <w:rPr>
          <w:del w:id="514" w:author="William Craig" w:date="2020-06-04T09:01:00Z"/>
          <w:sz w:val="20"/>
          <w:szCs w:val="20"/>
        </w:rPr>
      </w:pPr>
    </w:p>
    <w:p w14:paraId="669D23C2" w14:textId="77777777" w:rsidR="002D1F22" w:rsidDel="001B1FE0" w:rsidRDefault="002D1F22">
      <w:pPr>
        <w:pStyle w:val="BodyText"/>
        <w:rPr>
          <w:del w:id="515" w:author="William Craig" w:date="2020-06-04T09:01:00Z"/>
          <w:sz w:val="20"/>
          <w:szCs w:val="20"/>
        </w:rPr>
      </w:pPr>
    </w:p>
    <w:p w14:paraId="3571C3FC" w14:textId="692B26D3" w:rsidR="002D1F22" w:rsidDel="001B1FE0" w:rsidRDefault="002D1F22">
      <w:pPr>
        <w:pStyle w:val="BodyText"/>
        <w:rPr>
          <w:del w:id="516" w:author="William Craig" w:date="2020-06-04T09:01:00Z"/>
          <w:sz w:val="20"/>
          <w:szCs w:val="20"/>
        </w:rPr>
      </w:pPr>
    </w:p>
    <w:p w14:paraId="687873B6" w14:textId="234EA7FE" w:rsidR="002D1F22" w:rsidDel="001B1FE0" w:rsidRDefault="002D1F22">
      <w:pPr>
        <w:pStyle w:val="BodyText"/>
        <w:rPr>
          <w:del w:id="517" w:author="William Craig" w:date="2020-06-04T09:01:00Z"/>
          <w:sz w:val="20"/>
          <w:szCs w:val="20"/>
        </w:rPr>
      </w:pPr>
    </w:p>
    <w:p w14:paraId="6FFBECCC" w14:textId="1B8F7293" w:rsidR="002D1F22" w:rsidDel="001B1FE0" w:rsidRDefault="002D1F22">
      <w:pPr>
        <w:pStyle w:val="BodyText"/>
        <w:rPr>
          <w:del w:id="518" w:author="William Craig" w:date="2020-06-04T09:01:00Z"/>
          <w:sz w:val="20"/>
          <w:szCs w:val="20"/>
        </w:rPr>
      </w:pPr>
    </w:p>
    <w:p w14:paraId="2EB84C97" w14:textId="4BC53C4E" w:rsidR="002D1F22" w:rsidDel="001B1FE0" w:rsidRDefault="002D1F22">
      <w:pPr>
        <w:pStyle w:val="BodyText"/>
        <w:rPr>
          <w:del w:id="519" w:author="William Craig" w:date="2020-06-04T09:01:00Z"/>
          <w:sz w:val="20"/>
          <w:szCs w:val="20"/>
        </w:rPr>
      </w:pPr>
    </w:p>
    <w:p w14:paraId="6F5F07B5" w14:textId="4CD8EAE5" w:rsidR="002D1F22" w:rsidDel="001B1FE0" w:rsidRDefault="008C4B8E">
      <w:pPr>
        <w:pStyle w:val="ListParagraph"/>
        <w:numPr>
          <w:ilvl w:val="0"/>
          <w:numId w:val="5"/>
        </w:numPr>
        <w:rPr>
          <w:del w:id="520" w:author="William Craig" w:date="2020-06-04T09:01:00Z"/>
          <w:sz w:val="20"/>
          <w:szCs w:val="20"/>
        </w:rPr>
      </w:pPr>
      <w:del w:id="521" w:author="William Craig" w:date="2020-06-04T09:01:00Z">
        <w:r w:rsidDel="001B1FE0">
          <w:rPr>
            <w:sz w:val="20"/>
            <w:szCs w:val="20"/>
          </w:rPr>
          <w:delText>This flowgraph sends a stream containing a 1MHz tone to the AVS-4000 at the API TX.SampleRate of 10Msps.  The stream in interpolated by 4 in the DUC the default API Master.SampleRate of 40E6.  The signal is output the TX port at 2.401Ghz.  If you have the SMA connected between the TX and RX/TX SMA connectors, this tone will drive the RX/TX input of the AVS-4000.  The AD9364 digitizes this signal and outputs samples at the default API Master.SampleRate of 40E6.  In the FPGA the sample rate is decimation by 4 down to the API RX.SampleRate of 10E6 as specified in the flowgraph.  You should see a window with two plots pop us similar to the following figure. In the results the largest tone in the spectral plot should be very close to 1.000MHz and each cycle of the sinusoids in the time plots should contain 10 samples.</w:delText>
        </w:r>
      </w:del>
    </w:p>
    <w:p w14:paraId="2BB79634" w14:textId="49C79024" w:rsidR="002D1F22" w:rsidDel="001B1FE0" w:rsidRDefault="002D1F22">
      <w:pPr>
        <w:pStyle w:val="ListParagraph"/>
        <w:rPr>
          <w:del w:id="522" w:author="William Craig" w:date="2020-06-04T09:01:00Z"/>
          <w:sz w:val="20"/>
          <w:szCs w:val="20"/>
        </w:rPr>
      </w:pPr>
    </w:p>
    <w:p w14:paraId="3D0A0EA6" w14:textId="07F197EA" w:rsidR="002D1F22" w:rsidDel="001B1FE0" w:rsidRDefault="008C4B8E" w:rsidP="001B1FE0">
      <w:pPr>
        <w:pStyle w:val="BodyText"/>
        <w:keepNext/>
        <w:rPr>
          <w:del w:id="523" w:author="William Craig" w:date="2020-06-04T09:01:00Z"/>
        </w:rPr>
        <w:pPrChange w:id="524" w:author="William Craig" w:date="2020-06-04T09:01:00Z">
          <w:pPr>
            <w:pStyle w:val="BodyText"/>
            <w:keepNext/>
            <w:jc w:val="center"/>
          </w:pPr>
        </w:pPrChange>
      </w:pPr>
      <w:del w:id="525" w:author="William Craig" w:date="2020-06-04T09:01:00Z">
        <w:r w:rsidDel="001B1FE0">
          <w:rPr>
            <w:noProof/>
          </w:rPr>
          <w:drawing>
            <wp:inline distT="0" distB="0" distL="0" distR="0" wp14:anchorId="4D16949A" wp14:editId="0D427678">
              <wp:extent cx="2860040" cy="3468370"/>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noChangeArrowheads="1"/>
                      </pic:cNvPicPr>
                    </pic:nvPicPr>
                    <pic:blipFill>
                      <a:blip r:embed="rId30"/>
                      <a:stretch>
                        <a:fillRect/>
                      </a:stretch>
                    </pic:blipFill>
                    <pic:spPr bwMode="auto">
                      <a:xfrm>
                        <a:off x="0" y="0"/>
                        <a:ext cx="2860040" cy="3468370"/>
                      </a:xfrm>
                      <a:prstGeom prst="rect">
                        <a:avLst/>
                      </a:prstGeom>
                    </pic:spPr>
                  </pic:pic>
                </a:graphicData>
              </a:graphic>
            </wp:inline>
          </w:drawing>
        </w:r>
      </w:del>
    </w:p>
    <w:p w14:paraId="45E0D444" w14:textId="354C2BEF" w:rsidR="002D1F22" w:rsidDel="001B1FE0" w:rsidRDefault="008C4B8E">
      <w:pPr>
        <w:pStyle w:val="Caption"/>
        <w:jc w:val="center"/>
        <w:rPr>
          <w:del w:id="526" w:author="William Craig" w:date="2020-06-04T09:01:00Z"/>
        </w:rPr>
      </w:pPr>
      <w:del w:id="527" w:author="William Craig" w:date="2020-06-04T09:01:00Z">
        <w:r w:rsidDel="001B1FE0">
          <w:delText xml:space="preserve">Table </w:delText>
        </w:r>
        <w:r w:rsidDel="001B1FE0">
          <w:fldChar w:fldCharType="begin"/>
        </w:r>
        <w:r w:rsidDel="001B1FE0">
          <w:delInstrText>SEQ Table \* ARABIC</w:delInstrText>
        </w:r>
        <w:r w:rsidDel="001B1FE0">
          <w:fldChar w:fldCharType="separate"/>
        </w:r>
        <w:r w:rsidDel="001B1FE0">
          <w:delText>12</w:delText>
        </w:r>
        <w:r w:rsidDel="001B1FE0">
          <w:fldChar w:fldCharType="end"/>
        </w:r>
        <w:r w:rsidDel="001B1FE0">
          <w:delText>: AVS4000RxTx Plot Results</w:delText>
        </w:r>
      </w:del>
    </w:p>
    <w:p w14:paraId="5D3C0600" w14:textId="77777777" w:rsidR="002D1F22" w:rsidRDefault="008C4B8E">
      <w:pPr>
        <w:pStyle w:val="Heading3"/>
        <w:numPr>
          <w:ilvl w:val="2"/>
          <w:numId w:val="6"/>
        </w:numPr>
      </w:pPr>
      <w:bookmarkStart w:id="528" w:name="__RefHeading___Toc2599_3736658812"/>
      <w:bookmarkStart w:id="529" w:name="_Toc32232227"/>
      <w:bookmarkEnd w:id="528"/>
      <w:r>
        <w:t>6.0 Support Contact Information</w:t>
      </w:r>
      <w:bookmarkEnd w:id="529"/>
    </w:p>
    <w:p w14:paraId="62BF0AE9" w14:textId="77777777" w:rsidR="002D1F22" w:rsidRDefault="008C4B8E">
      <w:pPr>
        <w:pStyle w:val="BodyText"/>
      </w:pPr>
      <w:r>
        <w:t>For technical assistance please contact:</w:t>
      </w:r>
    </w:p>
    <w:p w14:paraId="56126F79" w14:textId="77777777" w:rsidR="002D1F22" w:rsidRDefault="008C4B8E">
      <w:pPr>
        <w:pStyle w:val="BodyText"/>
        <w:spacing w:after="0"/>
      </w:pPr>
      <w:hyperlink r:id="rId31">
        <w:r>
          <w:rPr>
            <w:rStyle w:val="InternetLink"/>
          </w:rPr>
          <w:t>info@avid-systems.com</w:t>
        </w:r>
      </w:hyperlink>
    </w:p>
    <w:p w14:paraId="1C4B6534" w14:textId="77777777" w:rsidR="002D1F22" w:rsidRDefault="008C4B8E">
      <w:pPr>
        <w:pStyle w:val="BodyText"/>
        <w:spacing w:after="0"/>
      </w:pPr>
      <w:r>
        <w:t>301-703-8195</w:t>
      </w:r>
    </w:p>
    <w:p w14:paraId="1376331E" w14:textId="77777777" w:rsidR="002D1F22" w:rsidRDefault="008C4B8E">
      <w:pPr>
        <w:pStyle w:val="BodyText"/>
        <w:spacing w:after="0"/>
      </w:pPr>
      <w:r>
        <w:t>Avid Systems Inc.</w:t>
      </w:r>
    </w:p>
    <w:p w14:paraId="3893B45B" w14:textId="77777777" w:rsidR="002D1F22" w:rsidRDefault="008C4B8E">
      <w:pPr>
        <w:pStyle w:val="BodyText"/>
        <w:spacing w:after="0"/>
      </w:pPr>
      <w:r>
        <w:t>2904 Back Acre Circle</w:t>
      </w:r>
    </w:p>
    <w:p w14:paraId="157AD237" w14:textId="77777777" w:rsidR="002D1F22" w:rsidRDefault="008C4B8E">
      <w:pPr>
        <w:pStyle w:val="BodyText"/>
        <w:spacing w:after="0"/>
      </w:pPr>
      <w:r>
        <w:t>Suite 101</w:t>
      </w:r>
    </w:p>
    <w:p w14:paraId="23DF4294" w14:textId="77777777" w:rsidR="002D1F22" w:rsidRDefault="008C4B8E">
      <w:pPr>
        <w:pStyle w:val="BodyText"/>
        <w:spacing w:after="0"/>
      </w:pPr>
      <w:r>
        <w:t>Mount Airy, MD 21771</w:t>
      </w:r>
    </w:p>
    <w:sectPr w:rsidR="002D1F22">
      <w:headerReference w:type="default" r:id="rId32"/>
      <w:footerReference w:type="default" r:id="rId33"/>
      <w:footerReference w:type="first" r:id="rId34"/>
      <w:pgSz w:w="12240" w:h="15840"/>
      <w:pgMar w:top="2142" w:right="1134" w:bottom="1998" w:left="1134" w:header="1134" w:footer="1134"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535F3B" w14:textId="77777777" w:rsidR="00373E57" w:rsidRDefault="00373E57">
      <w:r>
        <w:separator/>
      </w:r>
    </w:p>
  </w:endnote>
  <w:endnote w:type="continuationSeparator" w:id="0">
    <w:p w14:paraId="18BAF6ED" w14:textId="77777777" w:rsidR="00373E57" w:rsidRDefault="00373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1"/>
    <w:family w:val="roman"/>
    <w:pitch w:val="variable"/>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1"/>
    <w:family w:val="roman"/>
    <w:pitch w:val="variable"/>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A475E" w14:textId="77777777" w:rsidR="008C4B8E" w:rsidRDefault="008C4B8E">
    <w:pPr>
      <w:pStyle w:val="Footer"/>
      <w:jc w:val="center"/>
      <w:rPr>
        <w:caps/>
        <w:color w:val="4472C4" w:themeColor="accent1"/>
      </w:rPr>
    </w:pPr>
    <w:r>
      <w:fldChar w:fldCharType="begin"/>
    </w:r>
    <w:r>
      <w:instrText>PAGE</w:instrText>
    </w:r>
    <w:r>
      <w:fldChar w:fldCharType="separate"/>
    </w:r>
    <w:r>
      <w:t>28</w:t>
    </w:r>
    <w:r>
      <w:fldChar w:fldCharType="end"/>
    </w:r>
  </w:p>
  <w:p w14:paraId="482093BA" w14:textId="77777777" w:rsidR="008C4B8E" w:rsidRDefault="008C4B8E">
    <w:pPr>
      <w:pStyle w:val="BodyText"/>
      <w:spacing w:after="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67ED0" w14:textId="77777777" w:rsidR="008C4B8E" w:rsidRDefault="008C4B8E">
    <w:pPr>
      <w:pStyle w:val="BodyText"/>
      <w:spacing w:after="0"/>
      <w:jc w:val="center"/>
      <w:rPr>
        <w:color w:val="808080"/>
      </w:rPr>
    </w:pPr>
    <w:r>
      <w:rPr>
        <w:color w:val="808080"/>
      </w:rPr>
      <w:t>2904 Back Acre Circle Suite 101 Mount Airy, MD. 21771</w:t>
    </w:r>
  </w:p>
  <w:p w14:paraId="0EABD898" w14:textId="77777777" w:rsidR="008C4B8E" w:rsidRDefault="008C4B8E">
    <w:pPr>
      <w:pStyle w:val="BodyText"/>
      <w:spacing w:after="0"/>
      <w:jc w:val="center"/>
    </w:pPr>
    <w:r>
      <w:rPr>
        <w:color w:val="808080"/>
      </w:rPr>
      <w:t>Phone: 301-703-8195 Fax: 301-703-8196</w:t>
    </w:r>
  </w:p>
  <w:p w14:paraId="71A0E953" w14:textId="77777777" w:rsidR="008C4B8E" w:rsidRDefault="008C4B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769971" w14:textId="77777777" w:rsidR="00373E57" w:rsidRDefault="00373E57">
      <w:r>
        <w:separator/>
      </w:r>
    </w:p>
  </w:footnote>
  <w:footnote w:type="continuationSeparator" w:id="0">
    <w:p w14:paraId="1CA9E6AB" w14:textId="77777777" w:rsidR="00373E57" w:rsidRDefault="00373E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E6622" w14:textId="77777777" w:rsidR="008C4B8E" w:rsidRDefault="008C4B8E">
    <w:pPr>
      <w:pStyle w:val="Header"/>
      <w:jc w:val="both"/>
    </w:pPr>
    <w:r>
      <w:rPr>
        <w:noProof/>
      </w:rPr>
      <mc:AlternateContent>
        <mc:Choice Requires="wps">
          <w:drawing>
            <wp:anchor distT="45720" distB="45720" distL="114300" distR="114300" simplePos="0" relativeHeight="66" behindDoc="1" locked="0" layoutInCell="1" allowOverlap="1" wp14:anchorId="1062BF9B" wp14:editId="375D50C9">
              <wp:simplePos x="0" y="0"/>
              <wp:positionH relativeFrom="column">
                <wp:posOffset>4271645</wp:posOffset>
              </wp:positionH>
              <wp:positionV relativeFrom="paragraph">
                <wp:posOffset>36195</wp:posOffset>
              </wp:positionV>
              <wp:extent cx="2522220" cy="709295"/>
              <wp:effectExtent l="0" t="0" r="22860" b="11430"/>
              <wp:wrapSquare wrapText="bothSides"/>
              <wp:docPr id="18" name="Text Box 2"/>
              <wp:cNvGraphicFramePr/>
              <a:graphic xmlns:a="http://schemas.openxmlformats.org/drawingml/2006/main">
                <a:graphicData uri="http://schemas.microsoft.com/office/word/2010/wordprocessingShape">
                  <wps:wsp>
                    <wps:cNvSpPr/>
                    <wps:spPr>
                      <a:xfrm>
                        <a:off x="0" y="0"/>
                        <a:ext cx="2521440" cy="708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3C7D786" w14:textId="77777777" w:rsidR="008C4B8E" w:rsidRDefault="008C4B8E">
                          <w:pPr>
                            <w:pStyle w:val="FrameContents"/>
                            <w:rPr>
                              <w:b/>
                              <w:bCs/>
                            </w:rPr>
                          </w:pPr>
                          <w:r>
                            <w:rPr>
                              <w:b/>
                              <w:bCs/>
                            </w:rPr>
                            <w:t>Title: AVS-4000 User Manual</w:t>
                          </w:r>
                        </w:p>
                        <w:p w14:paraId="34A421CC" w14:textId="77777777" w:rsidR="008C4B8E" w:rsidRDefault="008C4B8E">
                          <w:pPr>
                            <w:pStyle w:val="FrameContents"/>
                            <w:rPr>
                              <w:b/>
                              <w:bCs/>
                            </w:rPr>
                          </w:pPr>
                          <w:r>
                            <w:rPr>
                              <w:b/>
                              <w:bCs/>
                            </w:rPr>
                            <w:t xml:space="preserve">Revision: </w:t>
                          </w:r>
                          <w:r>
                            <w:rPr>
                              <w:b/>
                              <w:bCs/>
                            </w:rPr>
                            <w:fldChar w:fldCharType="begin"/>
                          </w:r>
                          <w:r>
                            <w:rPr>
                              <w:b/>
                              <w:bCs/>
                            </w:rPr>
                            <w:instrText>DOCPROPERTY "Revision"</w:instrText>
                          </w:r>
                          <w:r>
                            <w:rPr>
                              <w:b/>
                              <w:bCs/>
                            </w:rPr>
                            <w:fldChar w:fldCharType="separate"/>
                          </w:r>
                          <w:r>
                            <w:rPr>
                              <w:b/>
                              <w:bCs/>
                            </w:rPr>
                            <w:t>0</w:t>
                          </w:r>
                          <w:r>
                            <w:rPr>
                              <w:b/>
                              <w:bCs/>
                            </w:rPr>
                            <w:fldChar w:fldCharType="end"/>
                          </w:r>
                        </w:p>
                        <w:p w14:paraId="17B15B17" w14:textId="77777777" w:rsidR="008C4B8E" w:rsidRDefault="008C4B8E">
                          <w:pPr>
                            <w:pStyle w:val="FrameContents"/>
                            <w:rPr>
                              <w:b/>
                              <w:bCs/>
                            </w:rPr>
                          </w:pPr>
                          <w:r>
                            <w:rPr>
                              <w:b/>
                              <w:bCs/>
                            </w:rPr>
                            <w:t xml:space="preserve">Date: </w:t>
                          </w:r>
                          <w:r>
                            <w:rPr>
                              <w:b/>
                              <w:bCs/>
                            </w:rPr>
                            <w:fldChar w:fldCharType="begin"/>
                          </w:r>
                          <w:r>
                            <w:rPr>
                              <w:b/>
                              <w:bCs/>
                            </w:rPr>
                            <w:instrText>DOCPROPERTY "RevDate"</w:instrText>
                          </w:r>
                          <w:r>
                            <w:rPr>
                              <w:b/>
                              <w:bCs/>
                            </w:rPr>
                            <w:fldChar w:fldCharType="separate"/>
                          </w:r>
                          <w:r>
                            <w:rPr>
                              <w:b/>
                              <w:bCs/>
                            </w:rPr>
                            <w:t>02/10/20</w:t>
                          </w:r>
                          <w:r>
                            <w:rPr>
                              <w:b/>
                              <w:bCs/>
                            </w:rPr>
                            <w:fldChar w:fldCharType="end"/>
                          </w:r>
                        </w:p>
                      </w:txbxContent>
                    </wps:txbx>
                    <wps:bodyPr>
                      <a:spAutoFit/>
                    </wps:bodyPr>
                  </wps:wsp>
                </a:graphicData>
              </a:graphic>
              <wp14:sizeRelH relativeFrom="margin">
                <wp14:pctWidth>40000</wp14:pctWidth>
              </wp14:sizeRelH>
              <wp14:sizeRelV relativeFrom="margin">
                <wp14:pctHeight>20000</wp14:pctHeight>
              </wp14:sizeRelV>
            </wp:anchor>
          </w:drawing>
        </mc:Choice>
        <mc:Fallback>
          <w:pict>
            <v:rect id="shape_0" ID="Text Box 2" fillcolor="white" stroked="t" style="position:absolute;margin-left:336.35pt;margin-top:2.85pt;width:198.5pt;height:55.75pt" wp14:anchorId="1583FCB8">
              <w10:wrap type="square"/>
              <v:fill o:detectmouseclick="t" type="solid" color2="black"/>
              <v:stroke color="black" weight="9360" joinstyle="miter" endcap="flat"/>
              <v:textbox>
                <w:txbxContent>
                  <w:p>
                    <w:pPr>
                      <w:pStyle w:val="FrameContents"/>
                      <w:rPr>
                        <w:b/>
                        <w:b/>
                        <w:bCs/>
                      </w:rPr>
                    </w:pPr>
                    <w:r>
                      <w:rPr>
                        <w:b/>
                        <w:bCs/>
                        <w:color w:val="auto"/>
                      </w:rPr>
                      <w:t>Title: AVS-4000 User Manual</w:t>
                    </w:r>
                  </w:p>
                  <w:p>
                    <w:pPr>
                      <w:pStyle w:val="FrameContents"/>
                      <w:rPr>
                        <w:b/>
                        <w:b/>
                        <w:bCs/>
                      </w:rPr>
                    </w:pPr>
                    <w:r>
                      <w:rPr>
                        <w:b/>
                        <w:bCs/>
                        <w:color w:val="auto"/>
                      </w:rPr>
                      <w:t xml:space="preserve">Revision: </w:t>
                    </w:r>
                    <w:r>
                      <w:rPr>
                        <w:b/>
                        <w:bCs/>
                      </w:rPr>
                      <w:fldChar w:fldCharType="begin"/>
                    </w:r>
                    <w:r>
                      <w:rPr>
                        <w:b/>
                        <w:bCs/>
                      </w:rPr>
                      <w:instrText> DOCPROPERTY "Revision"</w:instrText>
                    </w:r>
                    <w:r>
                      <w:rPr>
                        <w:b/>
                        <w:bCs/>
                      </w:rPr>
                      <w:fldChar w:fldCharType="separate"/>
                    </w:r>
                    <w:r>
                      <w:rPr>
                        <w:b/>
                        <w:bCs/>
                      </w:rPr>
                      <w:t>0</w:t>
                    </w:r>
                    <w:r>
                      <w:rPr>
                        <w:b/>
                        <w:bCs/>
                      </w:rPr>
                      <w:fldChar w:fldCharType="end"/>
                    </w:r>
                  </w:p>
                  <w:p>
                    <w:pPr>
                      <w:pStyle w:val="FrameContents"/>
                      <w:rPr>
                        <w:b/>
                        <w:b/>
                        <w:bCs/>
                      </w:rPr>
                    </w:pPr>
                    <w:r>
                      <w:rPr>
                        <w:b/>
                        <w:bCs/>
                        <w:color w:val="auto"/>
                      </w:rPr>
                      <w:t xml:space="preserve">Date: </w:t>
                    </w:r>
                    <w:r>
                      <w:rPr>
                        <w:b/>
                        <w:bCs/>
                      </w:rPr>
                      <w:fldChar w:fldCharType="begin"/>
                    </w:r>
                    <w:r>
                      <w:rPr>
                        <w:b/>
                        <w:bCs/>
                      </w:rPr>
                      <w:instrText> DOCPROPERTY "RevDate"</w:instrText>
                    </w:r>
                    <w:r>
                      <w:rPr>
                        <w:b/>
                        <w:bCs/>
                      </w:rPr>
                      <w:fldChar w:fldCharType="separate"/>
                    </w:r>
                    <w:r>
                      <w:rPr>
                        <w:b/>
                        <w:bCs/>
                      </w:rPr>
                      <w:t>02/10/20</w:t>
                    </w:r>
                    <w:r>
                      <w:rPr>
                        <w:b/>
                        <w:bCs/>
                      </w:rPr>
                      <w:fldChar w:fldCharType="end"/>
                    </w:r>
                  </w:p>
                </w:txbxContent>
              </v:textbox>
            </v:rect>
          </w:pict>
        </mc:Fallback>
      </mc:AlternateContent>
    </w:r>
    <w:r>
      <w:rPr>
        <w:noProof/>
      </w:rPr>
      <w:drawing>
        <wp:anchor distT="0" distB="0" distL="0" distR="0" simplePos="0" relativeHeight="33" behindDoc="1" locked="0" layoutInCell="1" allowOverlap="1" wp14:anchorId="11F100B2" wp14:editId="65B45FB0">
          <wp:simplePos x="0" y="0"/>
          <wp:positionH relativeFrom="column">
            <wp:posOffset>-344170</wp:posOffset>
          </wp:positionH>
          <wp:positionV relativeFrom="paragraph">
            <wp:posOffset>-339725</wp:posOffset>
          </wp:positionV>
          <wp:extent cx="1564640" cy="597535"/>
          <wp:effectExtent l="0" t="0" r="0" b="0"/>
          <wp:wrapTopAndBottom/>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1"/>
                  <a:stretch>
                    <a:fillRect/>
                  </a:stretch>
                </pic:blipFill>
                <pic:spPr bwMode="auto">
                  <a:xfrm>
                    <a:off x="0" y="0"/>
                    <a:ext cx="1564640" cy="59753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F5FB3"/>
    <w:multiLevelType w:val="multilevel"/>
    <w:tmpl w:val="313E618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15:restartNumberingAfterBreak="0">
    <w:nsid w:val="1233707C"/>
    <w:multiLevelType w:val="multilevel"/>
    <w:tmpl w:val="39FAAB9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69971BE"/>
    <w:multiLevelType w:val="multilevel"/>
    <w:tmpl w:val="AF7CDA7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432F1F76"/>
    <w:multiLevelType w:val="multilevel"/>
    <w:tmpl w:val="5B7641A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6D256616"/>
    <w:multiLevelType w:val="multilevel"/>
    <w:tmpl w:val="40DCA3E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77CC309E"/>
    <w:multiLevelType w:val="multilevel"/>
    <w:tmpl w:val="C7300D70"/>
    <w:lvl w:ilvl="0">
      <w:start w:val="1"/>
      <w:numFmt w:val="none"/>
      <w:pStyle w:val="Heading11"/>
      <w:suff w:val="nothing"/>
      <w:lvlText w:val=""/>
      <w:lvlJc w:val="left"/>
      <w:pPr>
        <w:ind w:left="432" w:hanging="432"/>
      </w:pPr>
    </w:lvl>
    <w:lvl w:ilvl="1">
      <w:start w:val="1"/>
      <w:numFmt w:val="none"/>
      <w:suff w:val="nothing"/>
      <w:lvlText w:val=""/>
      <w:lvlJc w:val="left"/>
      <w:pPr>
        <w:ind w:left="0" w:firstLine="0"/>
      </w:pPr>
    </w:lvl>
    <w:lvl w:ilvl="2">
      <w:start w:val="1"/>
      <w:numFmt w:val="none"/>
      <w:pStyle w:val="Heading3"/>
      <w:suff w:val="nothing"/>
      <w:lvlText w:val=""/>
      <w:lvlJc w:val="left"/>
      <w:pPr>
        <w:ind w:left="720" w:hanging="720"/>
      </w:pPr>
    </w:lvl>
    <w:lvl w:ilvl="3">
      <w:start w:val="1"/>
      <w:numFmt w:val="none"/>
      <w:pStyle w:val="Heading4"/>
      <w:suff w:val="nothing"/>
      <w:lvlText w:val=""/>
      <w:lvlJc w:val="left"/>
      <w:pPr>
        <w:ind w:left="864" w:hanging="864"/>
      </w:pPr>
    </w:lvl>
    <w:lvl w:ilvl="4">
      <w:start w:val="1"/>
      <w:numFmt w:val="none"/>
      <w:pStyle w:val="Heading5"/>
      <w:suff w:val="nothing"/>
      <w:lvlText w:val=""/>
      <w:lvlJc w:val="left"/>
      <w:pPr>
        <w:ind w:left="1008" w:hanging="1008"/>
      </w:pPr>
    </w:lvl>
    <w:lvl w:ilvl="5">
      <w:start w:val="1"/>
      <w:numFmt w:val="none"/>
      <w:pStyle w:val="Heading6"/>
      <w:suff w:val="nothing"/>
      <w:lvlText w:val=""/>
      <w:lvlJc w:val="left"/>
      <w:pPr>
        <w:ind w:left="1152" w:hanging="1152"/>
      </w:pPr>
    </w:lvl>
    <w:lvl w:ilvl="6">
      <w:start w:val="1"/>
      <w:numFmt w:val="none"/>
      <w:pStyle w:val="Heading7"/>
      <w:suff w:val="nothing"/>
      <w:lvlText w:val=""/>
      <w:lvlJc w:val="left"/>
      <w:pPr>
        <w:ind w:left="1296" w:hanging="1296"/>
      </w:pPr>
    </w:lvl>
    <w:lvl w:ilvl="7">
      <w:start w:val="1"/>
      <w:numFmt w:val="none"/>
      <w:pStyle w:val="Heading8"/>
      <w:suff w:val="nothing"/>
      <w:lvlText w:val=""/>
      <w:lvlJc w:val="left"/>
      <w:pPr>
        <w:ind w:left="1440" w:hanging="1440"/>
      </w:pPr>
    </w:lvl>
    <w:lvl w:ilvl="8">
      <w:start w:val="1"/>
      <w:numFmt w:val="none"/>
      <w:pStyle w:val="Heading9"/>
      <w:suff w:val="nothing"/>
      <w:lvlText w:val=""/>
      <w:lvlJc w:val="left"/>
      <w:pPr>
        <w:ind w:left="1584" w:hanging="1584"/>
      </w:p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lliam Craig">
    <w15:presenceInfo w15:providerId="AD" w15:userId="S-1-5-21-257785118-2984790989-3806516215-11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embedSystemFonts/>
  <w:proofState w:spelling="clean" w:grammar="clean"/>
  <w:trackRevisions/>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F22"/>
    <w:rsid w:val="00012630"/>
    <w:rsid w:val="001B1FE0"/>
    <w:rsid w:val="001F1914"/>
    <w:rsid w:val="00261FA2"/>
    <w:rsid w:val="002D1F22"/>
    <w:rsid w:val="00373E57"/>
    <w:rsid w:val="005C574F"/>
    <w:rsid w:val="00874C51"/>
    <w:rsid w:val="008C4B8E"/>
    <w:rsid w:val="00B61944"/>
    <w:rsid w:val="00BA380E"/>
    <w:rsid w:val="00CB260E"/>
    <w:rsid w:val="00D826DC"/>
    <w:rsid w:val="00DF397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91ED1"/>
  <w15:docId w15:val="{6FE1A7FC-C79C-4A18-9842-377D15633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eastAsia="SimSun" w:cs="Mangal"/>
      <w:kern w:val="2"/>
      <w:sz w:val="24"/>
      <w:szCs w:val="24"/>
      <w:lang w:eastAsia="hi-IN" w:bidi="hi-IN"/>
    </w:rPr>
  </w:style>
  <w:style w:type="paragraph" w:styleId="Heading3">
    <w:name w:val="heading 3"/>
    <w:basedOn w:val="Heading"/>
    <w:next w:val="BodyText"/>
    <w:qFormat/>
    <w:pPr>
      <w:numPr>
        <w:ilvl w:val="2"/>
        <w:numId w:val="1"/>
      </w:numPr>
      <w:outlineLvl w:val="2"/>
    </w:pPr>
    <w:rPr>
      <w:b/>
      <w:bCs/>
    </w:rPr>
  </w:style>
  <w:style w:type="paragraph" w:styleId="Heading4">
    <w:name w:val="heading 4"/>
    <w:basedOn w:val="Heading"/>
    <w:next w:val="BodyText"/>
    <w:qFormat/>
    <w:pPr>
      <w:numPr>
        <w:ilvl w:val="3"/>
        <w:numId w:val="1"/>
      </w:numPr>
      <w:outlineLvl w:val="3"/>
    </w:pPr>
    <w:rPr>
      <w:b/>
      <w:bCs/>
      <w:i/>
      <w:iCs/>
      <w:sz w:val="24"/>
      <w:szCs w:val="24"/>
    </w:rPr>
  </w:style>
  <w:style w:type="paragraph" w:styleId="Heading5">
    <w:name w:val="heading 5"/>
    <w:basedOn w:val="Heading"/>
    <w:next w:val="BodyText"/>
    <w:qFormat/>
    <w:pPr>
      <w:numPr>
        <w:ilvl w:val="4"/>
        <w:numId w:val="1"/>
      </w:numPr>
      <w:outlineLvl w:val="4"/>
    </w:pPr>
    <w:rPr>
      <w:b/>
      <w:bCs/>
      <w:sz w:val="24"/>
      <w:szCs w:val="24"/>
    </w:rPr>
  </w:style>
  <w:style w:type="paragraph" w:styleId="Heading6">
    <w:name w:val="heading 6"/>
    <w:basedOn w:val="Heading"/>
    <w:next w:val="BodyText"/>
    <w:qFormat/>
    <w:pPr>
      <w:numPr>
        <w:ilvl w:val="5"/>
        <w:numId w:val="1"/>
      </w:numPr>
      <w:outlineLvl w:val="5"/>
    </w:pPr>
    <w:rPr>
      <w:b/>
      <w:bCs/>
      <w:sz w:val="21"/>
      <w:szCs w:val="21"/>
    </w:rPr>
  </w:style>
  <w:style w:type="paragraph" w:styleId="Heading7">
    <w:name w:val="heading 7"/>
    <w:basedOn w:val="Heading"/>
    <w:next w:val="BodyText"/>
    <w:qFormat/>
    <w:pPr>
      <w:numPr>
        <w:ilvl w:val="6"/>
        <w:numId w:val="1"/>
      </w:numPr>
      <w:outlineLvl w:val="6"/>
    </w:pPr>
    <w:rPr>
      <w:b/>
      <w:bCs/>
      <w:sz w:val="21"/>
      <w:szCs w:val="21"/>
    </w:rPr>
  </w:style>
  <w:style w:type="paragraph" w:styleId="Heading8">
    <w:name w:val="heading 8"/>
    <w:basedOn w:val="Heading"/>
    <w:next w:val="BodyText"/>
    <w:qFormat/>
    <w:pPr>
      <w:numPr>
        <w:ilvl w:val="7"/>
        <w:numId w:val="1"/>
      </w:numPr>
      <w:outlineLvl w:val="7"/>
    </w:pPr>
    <w:rPr>
      <w:b/>
      <w:bCs/>
      <w:sz w:val="21"/>
      <w:szCs w:val="21"/>
    </w:rPr>
  </w:style>
  <w:style w:type="paragraph" w:styleId="Heading9">
    <w:name w:val="heading 9"/>
    <w:basedOn w:val="Heading"/>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BodyText"/>
    <w:qFormat/>
    <w:pPr>
      <w:numPr>
        <w:numId w:val="1"/>
      </w:numPr>
      <w:spacing w:before="238" w:after="119"/>
      <w:outlineLvl w:val="0"/>
    </w:pPr>
  </w:style>
  <w:style w:type="paragraph" w:customStyle="1" w:styleId="Heading21">
    <w:name w:val="Heading 21"/>
    <w:basedOn w:val="Normal"/>
    <w:qFormat/>
    <w:pPr>
      <w:spacing w:before="238" w:after="119"/>
    </w:pPr>
  </w:style>
  <w:style w:type="character" w:customStyle="1" w:styleId="NumberingSymbols">
    <w:name w:val="Numbering Symbols"/>
    <w:qFormat/>
  </w:style>
  <w:style w:type="character" w:customStyle="1" w:styleId="FooterChar">
    <w:name w:val="Footer Char"/>
    <w:basedOn w:val="DefaultParagraphFont"/>
    <w:link w:val="Footer"/>
    <w:uiPriority w:val="99"/>
    <w:qFormat/>
    <w:rsid w:val="00560853"/>
    <w:rPr>
      <w:rFonts w:eastAsia="SimSun" w:cs="Mangal"/>
      <w:kern w:val="2"/>
      <w:sz w:val="24"/>
      <w:szCs w:val="24"/>
      <w:lang w:eastAsia="hi-IN" w:bidi="hi-IN"/>
    </w:rPr>
  </w:style>
  <w:style w:type="character" w:customStyle="1" w:styleId="HeaderChar">
    <w:name w:val="Header Char"/>
    <w:basedOn w:val="DefaultParagraphFont"/>
    <w:link w:val="Header"/>
    <w:uiPriority w:val="99"/>
    <w:qFormat/>
    <w:rsid w:val="00AE0439"/>
    <w:rPr>
      <w:rFonts w:eastAsia="SimSun" w:cs="Mangal"/>
      <w:kern w:val="2"/>
      <w:sz w:val="24"/>
      <w:szCs w:val="24"/>
      <w:lang w:eastAsia="hi-IN" w:bidi="hi-IN"/>
    </w:rPr>
  </w:style>
  <w:style w:type="character" w:styleId="PlaceholderText">
    <w:name w:val="Placeholder Text"/>
    <w:basedOn w:val="DefaultParagraphFont"/>
    <w:uiPriority w:val="99"/>
    <w:semiHidden/>
    <w:qFormat/>
    <w:rsid w:val="00E97AF7"/>
    <w:rPr>
      <w:color w:val="808080"/>
    </w:rPr>
  </w:style>
  <w:style w:type="character" w:customStyle="1" w:styleId="BalloonTextChar">
    <w:name w:val="Balloon Text Char"/>
    <w:basedOn w:val="DefaultParagraphFont"/>
    <w:link w:val="BalloonText"/>
    <w:uiPriority w:val="99"/>
    <w:semiHidden/>
    <w:qFormat/>
    <w:rsid w:val="00773033"/>
    <w:rPr>
      <w:rFonts w:ascii="Segoe UI" w:eastAsia="SimSun" w:hAnsi="Segoe UI" w:cs="Mangal"/>
      <w:kern w:val="2"/>
      <w:sz w:val="18"/>
      <w:szCs w:val="16"/>
      <w:lang w:eastAsia="hi-IN" w:bidi="hi-IN"/>
    </w:rPr>
  </w:style>
  <w:style w:type="character" w:customStyle="1" w:styleId="InternetLink">
    <w:name w:val="Internet Link"/>
    <w:basedOn w:val="DefaultParagraphFont"/>
    <w:uiPriority w:val="99"/>
    <w:unhideWhenUsed/>
    <w:rsid w:val="00A21825"/>
    <w:rPr>
      <w:color w:val="0563C1" w:themeColor="hyperlink"/>
      <w:u w:val="single"/>
    </w:rPr>
  </w:style>
  <w:style w:type="character" w:styleId="UnresolvedMention">
    <w:name w:val="Unresolved Mention"/>
    <w:basedOn w:val="DefaultParagraphFont"/>
    <w:uiPriority w:val="99"/>
    <w:semiHidden/>
    <w:unhideWhenUsed/>
    <w:qFormat/>
    <w:rsid w:val="00A21825"/>
    <w:rPr>
      <w:color w:val="605E5C"/>
      <w:shd w:val="clear" w:color="auto" w:fill="E1DFDD"/>
    </w:rPr>
  </w:style>
  <w:style w:type="character" w:customStyle="1" w:styleId="SourceText">
    <w:name w:val="Source Text"/>
    <w:qFormat/>
    <w:rPr>
      <w:rFonts w:ascii="Liberation Mono" w:eastAsia="Liberation Mono" w:hAnsi="Liberation Mono" w:cs="Liberation Mono"/>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style>
  <w:style w:type="paragraph" w:styleId="Header">
    <w:name w:val="header"/>
    <w:basedOn w:val="Normal"/>
    <w:link w:val="HeaderChar"/>
    <w:uiPriority w:val="99"/>
    <w:pPr>
      <w:suppressLineNumbers/>
      <w:tabs>
        <w:tab w:val="center" w:pos="4986"/>
        <w:tab w:val="right" w:pos="9972"/>
      </w:tabs>
    </w:pPr>
  </w:style>
  <w:style w:type="paragraph" w:styleId="Footer">
    <w:name w:val="footer"/>
    <w:basedOn w:val="Normal"/>
    <w:link w:val="FooterChar"/>
    <w:uiPriority w:val="99"/>
    <w:pPr>
      <w:suppressLineNumbers/>
      <w:tabs>
        <w:tab w:val="center" w:pos="4986"/>
        <w:tab w:val="right" w:pos="9972"/>
      </w:tabs>
    </w:pPr>
  </w:style>
  <w:style w:type="paragraph" w:customStyle="1" w:styleId="TOAHeading1">
    <w:name w:val="TOA Heading1"/>
    <w:basedOn w:val="Heading"/>
    <w:qFormat/>
    <w:pPr>
      <w:suppressLineNumbers/>
    </w:pPr>
    <w:rPr>
      <w:b/>
      <w:bCs/>
      <w:sz w:val="32"/>
      <w:szCs w:val="32"/>
    </w:rPr>
  </w:style>
  <w:style w:type="paragraph" w:styleId="TOC3">
    <w:name w:val="toc 3"/>
    <w:basedOn w:val="Index"/>
    <w:uiPriority w:val="39"/>
    <w:pPr>
      <w:tabs>
        <w:tab w:val="right" w:leader="dot" w:pos="9972"/>
      </w:tabs>
      <w:ind w:left="566"/>
    </w:pPr>
  </w:style>
  <w:style w:type="paragraph" w:customStyle="1" w:styleId="Objectwitharrow">
    <w:name w:val="Object with arrow"/>
    <w:basedOn w:val="Normal"/>
    <w:qFormat/>
  </w:style>
  <w:style w:type="paragraph" w:customStyle="1" w:styleId="Objectwithshadow">
    <w:name w:val="Object with shadow"/>
    <w:basedOn w:val="Normal"/>
    <w:qFormat/>
  </w:style>
  <w:style w:type="paragraph" w:customStyle="1" w:styleId="Objectwithoutfill">
    <w:name w:val="Object without fill"/>
    <w:basedOn w:val="Normal"/>
    <w:qFormat/>
  </w:style>
  <w:style w:type="paragraph" w:customStyle="1" w:styleId="Objectwithnofillandnoline">
    <w:name w:val="Object with no fill and no line"/>
    <w:basedOn w:val="Normal"/>
    <w:qFormat/>
  </w:style>
  <w:style w:type="paragraph" w:customStyle="1" w:styleId="Text">
    <w:name w:val="Text"/>
    <w:basedOn w:val="Caption"/>
    <w:qFormat/>
  </w:style>
  <w:style w:type="paragraph" w:customStyle="1" w:styleId="Textbodyjustified">
    <w:name w:val="Text body justified"/>
    <w:basedOn w:val="Normal"/>
    <w:qFormat/>
  </w:style>
  <w:style w:type="paragraph" w:styleId="BodyTextIndent">
    <w:name w:val="Body Text Indent"/>
    <w:basedOn w:val="BodyText"/>
    <w:qFormat/>
    <w:pPr>
      <w:ind w:firstLine="283"/>
    </w:pPr>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Title1">
    <w:name w:val="Title1"/>
    <w:basedOn w:val="Normal"/>
    <w:qFormat/>
    <w:pPr>
      <w:jc w:val="center"/>
    </w:pPr>
  </w:style>
  <w:style w:type="paragraph" w:customStyle="1" w:styleId="Title2">
    <w:name w:val="Title2"/>
    <w:basedOn w:val="Normal"/>
    <w:qFormat/>
    <w:pPr>
      <w:spacing w:before="57" w:after="57"/>
      <w:ind w:right="113"/>
      <w:jc w:val="center"/>
    </w:pPr>
  </w:style>
  <w:style w:type="paragraph" w:customStyle="1" w:styleId="DimensionLine">
    <w:name w:val="Dimension Line"/>
    <w:basedOn w:val="Normal"/>
    <w:qFormat/>
  </w:style>
  <w:style w:type="paragraph" w:customStyle="1" w:styleId="DefaultLTGliederung1">
    <w:name w:val="Default~LT~Gliederung 1"/>
    <w:qFormat/>
    <w:pPr>
      <w:widowControl w:val="0"/>
      <w:suppressAutoHyphens/>
      <w:spacing w:after="283"/>
    </w:pPr>
    <w:rPr>
      <w:rFonts w:ascii="Mangal" w:eastAsia="Mangal" w:hAnsi="Mangal" w:cs="Mangal"/>
      <w:kern w:val="2"/>
      <w:sz w:val="63"/>
      <w:szCs w:val="63"/>
      <w:lang w:eastAsia="hi-IN" w:bidi="hi-IN"/>
    </w:rPr>
  </w:style>
  <w:style w:type="paragraph" w:customStyle="1" w:styleId="DefaultLTGliederung2">
    <w:name w:val="Default~LT~Gliederung 2"/>
    <w:basedOn w:val="DefaultLTGliederung1"/>
    <w:qFormat/>
    <w:pPr>
      <w:spacing w:after="227"/>
    </w:pPr>
    <w:rPr>
      <w:sz w:val="56"/>
      <w:szCs w:val="56"/>
    </w:rPr>
  </w:style>
  <w:style w:type="paragraph" w:customStyle="1" w:styleId="DefaultLTGliederung3">
    <w:name w:val="Default~LT~Gliederung 3"/>
    <w:basedOn w:val="DefaultLTGliederung2"/>
    <w:qFormat/>
    <w:pPr>
      <w:spacing w:after="170"/>
    </w:pPr>
    <w:rPr>
      <w:sz w:val="48"/>
      <w:szCs w:val="48"/>
    </w:rPr>
  </w:style>
  <w:style w:type="paragraph" w:customStyle="1" w:styleId="DefaultLTGliederung4">
    <w:name w:val="Default~LT~Gliederung 4"/>
    <w:basedOn w:val="DefaultLTGliederung3"/>
    <w:qFormat/>
    <w:pPr>
      <w:spacing w:after="113"/>
    </w:pPr>
    <w:rPr>
      <w:sz w:val="40"/>
      <w:szCs w:val="40"/>
    </w:rPr>
  </w:style>
  <w:style w:type="paragraph" w:customStyle="1" w:styleId="DefaultLTGliederung5">
    <w:name w:val="Default~LT~Gliederung 5"/>
    <w:basedOn w:val="DefaultLTGliederung4"/>
    <w:qFormat/>
    <w:pPr>
      <w:spacing w:after="57"/>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widowControl w:val="0"/>
      <w:suppressAutoHyphens/>
      <w:jc w:val="center"/>
    </w:pPr>
    <w:rPr>
      <w:rFonts w:ascii="Mangal" w:eastAsia="Mangal" w:hAnsi="Mangal" w:cs="Mangal"/>
      <w:kern w:val="2"/>
      <w:sz w:val="88"/>
      <w:szCs w:val="88"/>
      <w:lang w:eastAsia="hi-IN" w:bidi="hi-IN"/>
    </w:rPr>
  </w:style>
  <w:style w:type="paragraph" w:customStyle="1" w:styleId="DefaultLTUntertitel">
    <w:name w:val="Default~LT~Untertitel"/>
    <w:qFormat/>
    <w:pPr>
      <w:widowControl w:val="0"/>
      <w:suppressAutoHyphens/>
      <w:jc w:val="center"/>
    </w:pPr>
    <w:rPr>
      <w:rFonts w:ascii="Mangal" w:eastAsia="Mangal" w:hAnsi="Mangal" w:cs="Mangal"/>
      <w:kern w:val="2"/>
      <w:sz w:val="64"/>
      <w:szCs w:val="64"/>
      <w:lang w:eastAsia="hi-IN" w:bidi="hi-IN"/>
    </w:rPr>
  </w:style>
  <w:style w:type="paragraph" w:customStyle="1" w:styleId="DefaultLTNotizen">
    <w:name w:val="Default~LT~Notizen"/>
    <w:qFormat/>
    <w:pPr>
      <w:widowControl w:val="0"/>
      <w:suppressAutoHyphens/>
      <w:ind w:left="340" w:hanging="340"/>
    </w:pPr>
    <w:rPr>
      <w:rFonts w:ascii="Mangal" w:eastAsia="Mangal" w:hAnsi="Mangal" w:cs="Mangal"/>
      <w:kern w:val="2"/>
      <w:sz w:val="40"/>
      <w:szCs w:val="40"/>
      <w:lang w:eastAsia="hi-IN" w:bidi="hi-IN"/>
    </w:rPr>
  </w:style>
  <w:style w:type="paragraph" w:customStyle="1" w:styleId="DefaultLTHintergrundobjekte">
    <w:name w:val="Default~LT~Hintergrundobjekte"/>
    <w:qFormat/>
    <w:pPr>
      <w:widowControl w:val="0"/>
      <w:suppressAutoHyphens/>
    </w:pPr>
    <w:rPr>
      <w:rFonts w:eastAsia="SimSun" w:cs="Mangal"/>
      <w:kern w:val="2"/>
      <w:sz w:val="24"/>
      <w:szCs w:val="24"/>
      <w:lang w:eastAsia="hi-IN" w:bidi="hi-IN"/>
    </w:rPr>
  </w:style>
  <w:style w:type="paragraph" w:customStyle="1" w:styleId="DefaultLTHintergrund">
    <w:name w:val="Default~LT~Hintergrund"/>
    <w:qFormat/>
    <w:pPr>
      <w:widowControl w:val="0"/>
      <w:suppressAutoHyphens/>
    </w:pPr>
    <w:rPr>
      <w:rFonts w:eastAsia="SimSun" w:cs="Mangal"/>
      <w:kern w:val="2"/>
      <w:sz w:val="24"/>
      <w:szCs w:val="24"/>
      <w:lang w:eastAsia="hi-IN" w:bidi="hi-IN"/>
    </w:rPr>
  </w:style>
  <w:style w:type="paragraph" w:customStyle="1" w:styleId="default">
    <w:name w:val="default"/>
    <w:qFormat/>
    <w:pPr>
      <w:widowControl w:val="0"/>
      <w:suppressAutoHyphens/>
      <w:spacing w:line="200" w:lineRule="atLeast"/>
    </w:pPr>
    <w:rPr>
      <w:rFonts w:ascii="Mangal" w:eastAsia="Mangal" w:hAnsi="Mangal" w:cs="Mangal"/>
      <w:kern w:val="2"/>
      <w:sz w:val="36"/>
      <w:szCs w:val="36"/>
      <w:lang w:eastAsia="hi-IN" w:bidi="hi-IN"/>
    </w:rPr>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ise1">
    <w:name w:val="turquise1"/>
    <w:basedOn w:val="default"/>
    <w:qFormat/>
  </w:style>
  <w:style w:type="paragraph" w:customStyle="1" w:styleId="turquise2">
    <w:name w:val="turquise2"/>
    <w:basedOn w:val="default"/>
    <w:qFormat/>
  </w:style>
  <w:style w:type="paragraph" w:customStyle="1" w:styleId="turquise3">
    <w:name w:val="turquise3"/>
    <w:basedOn w:val="default"/>
    <w:qFormat/>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WW-Title">
    <w:name w:val="WW-Title"/>
    <w:qFormat/>
    <w:pPr>
      <w:widowControl w:val="0"/>
      <w:suppressAutoHyphens/>
      <w:jc w:val="center"/>
    </w:pPr>
    <w:rPr>
      <w:rFonts w:ascii="Mangal" w:eastAsia="Mangal" w:hAnsi="Mangal" w:cs="Mangal"/>
      <w:kern w:val="2"/>
      <w:sz w:val="88"/>
      <w:szCs w:val="88"/>
      <w:lang w:eastAsia="hi-IN" w:bidi="hi-IN"/>
    </w:rPr>
  </w:style>
  <w:style w:type="paragraph" w:customStyle="1" w:styleId="Backgroundobjects">
    <w:name w:val="Background objects"/>
    <w:qFormat/>
    <w:pPr>
      <w:widowControl w:val="0"/>
      <w:suppressAutoHyphens/>
    </w:pPr>
    <w:rPr>
      <w:rFonts w:eastAsia="SimSun" w:cs="Mangal"/>
      <w:kern w:val="2"/>
      <w:sz w:val="24"/>
      <w:szCs w:val="24"/>
      <w:lang w:eastAsia="hi-IN" w:bidi="hi-IN"/>
    </w:rPr>
  </w:style>
  <w:style w:type="paragraph" w:customStyle="1" w:styleId="Background">
    <w:name w:val="Background"/>
    <w:qFormat/>
    <w:pPr>
      <w:widowControl w:val="0"/>
      <w:suppressAutoHyphens/>
    </w:pPr>
    <w:rPr>
      <w:rFonts w:eastAsia="SimSun" w:cs="Mangal"/>
      <w:kern w:val="2"/>
      <w:sz w:val="24"/>
      <w:szCs w:val="24"/>
      <w:lang w:eastAsia="hi-IN" w:bidi="hi-IN"/>
    </w:rPr>
  </w:style>
  <w:style w:type="paragraph" w:customStyle="1" w:styleId="Notes">
    <w:name w:val="Notes"/>
    <w:qFormat/>
    <w:pPr>
      <w:widowControl w:val="0"/>
      <w:suppressAutoHyphens/>
      <w:ind w:left="340" w:hanging="340"/>
    </w:pPr>
    <w:rPr>
      <w:rFonts w:ascii="Mangal" w:eastAsia="Mangal" w:hAnsi="Mangal" w:cs="Mangal"/>
      <w:kern w:val="2"/>
      <w:sz w:val="40"/>
      <w:szCs w:val="40"/>
      <w:lang w:eastAsia="hi-IN" w:bidi="hi-IN"/>
    </w:rPr>
  </w:style>
  <w:style w:type="paragraph" w:customStyle="1" w:styleId="Outline1">
    <w:name w:val="Outline 1"/>
    <w:qFormat/>
    <w:pPr>
      <w:widowControl w:val="0"/>
      <w:suppressAutoHyphens/>
      <w:spacing w:after="283"/>
    </w:pPr>
    <w:rPr>
      <w:rFonts w:ascii="Mangal" w:eastAsia="Mangal" w:hAnsi="Mangal" w:cs="Mangal"/>
      <w:kern w:val="2"/>
      <w:sz w:val="63"/>
      <w:szCs w:val="63"/>
      <w:lang w:eastAsia="hi-IN" w:bidi="hi-IN"/>
    </w:rPr>
  </w:style>
  <w:style w:type="paragraph" w:customStyle="1" w:styleId="Outline2">
    <w:name w:val="Outline 2"/>
    <w:basedOn w:val="Outline1"/>
    <w:qFormat/>
    <w:pPr>
      <w:spacing w:after="227"/>
    </w:pPr>
    <w:rPr>
      <w:sz w:val="56"/>
      <w:szCs w:val="56"/>
    </w:rPr>
  </w:style>
  <w:style w:type="paragraph" w:customStyle="1" w:styleId="Outline3">
    <w:name w:val="Outline 3"/>
    <w:basedOn w:val="Outline2"/>
    <w:qFormat/>
    <w:pPr>
      <w:spacing w:after="170"/>
    </w:pPr>
    <w:rPr>
      <w:sz w:val="48"/>
      <w:szCs w:val="48"/>
    </w:rPr>
  </w:style>
  <w:style w:type="paragraph" w:customStyle="1" w:styleId="Outline4">
    <w:name w:val="Outline 4"/>
    <w:basedOn w:val="Outline3"/>
    <w:qFormat/>
    <w:pPr>
      <w:spacing w:after="113"/>
    </w:pPr>
    <w:rPr>
      <w:sz w:val="40"/>
      <w:szCs w:val="40"/>
    </w:rPr>
  </w:style>
  <w:style w:type="paragraph" w:customStyle="1" w:styleId="Outline5">
    <w:name w:val="Outline 5"/>
    <w:basedOn w:val="Outline4"/>
    <w:qFormat/>
    <w:pPr>
      <w:spacing w:after="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Heading10">
    <w:name w:val="Heading 10"/>
    <w:basedOn w:val="Heading"/>
    <w:next w:val="BodyText"/>
    <w:qFormat/>
    <w:pPr>
      <w:tabs>
        <w:tab w:val="left" w:pos="1584"/>
      </w:tabs>
      <w:ind w:left="1584" w:hanging="1584"/>
      <w:outlineLvl w:val="8"/>
    </w:pPr>
    <w:rPr>
      <w:b/>
      <w:bCs/>
      <w:sz w:val="21"/>
      <w:szCs w:val="21"/>
    </w:rPr>
  </w:style>
  <w:style w:type="paragraph" w:styleId="BalloonText">
    <w:name w:val="Balloon Text"/>
    <w:basedOn w:val="Normal"/>
    <w:link w:val="BalloonTextChar"/>
    <w:uiPriority w:val="99"/>
    <w:semiHidden/>
    <w:unhideWhenUsed/>
    <w:qFormat/>
    <w:rsid w:val="00773033"/>
    <w:rPr>
      <w:rFonts w:ascii="Segoe UI" w:hAnsi="Segoe UI"/>
      <w:sz w:val="18"/>
      <w:szCs w:val="16"/>
    </w:rPr>
  </w:style>
  <w:style w:type="paragraph" w:styleId="ListParagraph">
    <w:name w:val="List Paragraph"/>
    <w:basedOn w:val="Normal"/>
    <w:uiPriority w:val="34"/>
    <w:qFormat/>
    <w:rsid w:val="000F1B3A"/>
    <w:pPr>
      <w:ind w:left="720"/>
      <w:contextualSpacing/>
    </w:pPr>
    <w:rPr>
      <w:szCs w:val="21"/>
    </w:rPr>
  </w:style>
  <w:style w:type="paragraph" w:styleId="Revision">
    <w:name w:val="Revision"/>
    <w:uiPriority w:val="99"/>
    <w:semiHidden/>
    <w:qFormat/>
    <w:rsid w:val="00453E27"/>
    <w:rPr>
      <w:rFonts w:eastAsia="SimSun" w:cs="Mangal"/>
      <w:kern w:val="2"/>
      <w:sz w:val="24"/>
      <w:szCs w:val="21"/>
      <w:lang w:eastAsia="hi-IN" w:bidi="hi-IN"/>
    </w:rPr>
  </w:style>
  <w:style w:type="paragraph" w:customStyle="1" w:styleId="FrameContents">
    <w:name w:val="Frame Contents"/>
    <w:basedOn w:val="Normal"/>
    <w:qFormat/>
  </w:style>
  <w:style w:type="paragraph" w:customStyle="1" w:styleId="PreformattedText">
    <w:name w:val="Preformatted Text"/>
    <w:basedOn w:val="Normal"/>
    <w:qFormat/>
    <w:rPr>
      <w:rFonts w:ascii="Liberation Mono" w:eastAsia="Liberation Mono" w:hAnsi="Liberation Mono" w:cs="Liberation Mono"/>
      <w:sz w:val="20"/>
      <w:szCs w:val="20"/>
    </w:rPr>
  </w:style>
  <w:style w:type="table" w:styleId="TableGrid">
    <w:name w:val="Table Grid"/>
    <w:basedOn w:val="TableNormal"/>
    <w:uiPriority w:val="39"/>
    <w:rsid w:val="004B13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wmf"/><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wmf"/><Relationship Id="rId28" Type="http://schemas.openxmlformats.org/officeDocument/2006/relationships/image" Target="media/image21.png"/><Relationship Id="rId36"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hyperlink" Target="mailto:info@avid-system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E9E44-C515-40CA-8363-9AC79EBC8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30</Pages>
  <Words>7823</Words>
  <Characters>44593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AVS-4000 User Manual</vt:lpstr>
    </vt:vector>
  </TitlesOfParts>
  <Company/>
  <LinksUpToDate>false</LinksUpToDate>
  <CharactersWithSpaces>52312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AVS-4000 User Manual</dc:title>
  <dc:subject/>
  <dc:creator>RAD</dc:creator>
  <dc:description/>
  <cp:lastModifiedBy>William Craig</cp:lastModifiedBy>
  <cp:revision>6</cp:revision>
  <cp:lastPrinted>2020-02-10T18:56:00Z</cp:lastPrinted>
  <dcterms:created xsi:type="dcterms:W3CDTF">2020-06-03T22:39:00Z</dcterms:created>
  <dcterms:modified xsi:type="dcterms:W3CDTF">2020-06-04T13:49:00Z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RevDate">
    <vt:filetime>2020-02-10T10:00:00Z</vt:filetime>
  </property>
  <property fmtid="{D5CDD505-2E9C-101B-9397-08002B2CF9AE}" pid="7" name="Revision">
    <vt:i4>0</vt:i4>
  </property>
  <property fmtid="{D5CDD505-2E9C-101B-9397-08002B2CF9AE}" pid="8" name="ScaleCrop">
    <vt:bool>false</vt:bool>
  </property>
  <property fmtid="{D5CDD505-2E9C-101B-9397-08002B2CF9AE}" pid="9" name="ShareDoc">
    <vt:bool>false</vt:bool>
  </property>
</Properties>
</file>